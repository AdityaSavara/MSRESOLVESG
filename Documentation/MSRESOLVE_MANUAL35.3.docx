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7B6BF0">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7B6BF0">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7B6BF0">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7B6BF0">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7B6BF0">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7B6BF0">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7B6BF0">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7B6BF0">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7B6BF0">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7B6BF0">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7B6BF0">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7B6BF0">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7B6BF0">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7B6BF0">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7B6BF0">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7B6BF0">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7B6BF0">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7B6BF0">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7B6BF0">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7B6BF0">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7B6BF0">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7B6BF0">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7B6BF0">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7B6BF0">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7B6BF0">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7B6BF0">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7B6BF0">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7B6BF0">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7B6BF0">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7B6BF0">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7B6BF0">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7B6BF0">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6F8449CA" w14:textId="1FF11823" w:rsidR="009A24F9" w:rsidRDefault="009A24F9" w:rsidP="00491E9F">
      <w:pPr>
        <w:pStyle w:val="Heading2"/>
      </w:pPr>
      <w:bookmarkStart w:id="1" w:name="_Toc519240322"/>
      <w:r>
        <w:t xml:space="preserve">The Need for MSRESOLVE and </w:t>
      </w:r>
      <w:del w:id="2" w:author="Savara, Aditya Ashi" w:date="2021-05-07T15:02:00Z">
        <w:r w:rsidDel="00AA7464">
          <w:delText>some Tips</w:delText>
        </w:r>
      </w:del>
      <w:ins w:id="3" w:author="Savara, Aditya Ashi" w:date="2021-05-07T15:02:00Z">
        <w:r w:rsidR="00AA7464">
          <w:t>what it offers</w:t>
        </w:r>
      </w:ins>
    </w:p>
    <w:p w14:paraId="7029A555" w14:textId="68374EF4" w:rsidR="00B66F61" w:rsidRDefault="00FA4E14" w:rsidP="00FA4E14">
      <w:pPr>
        <w:rPr>
          <w:ins w:id="4" w:author="Savara, Aditya Ashi" w:date="2021-05-07T13:54:00Z"/>
        </w:rPr>
      </w:pPr>
      <w:ins w:id="5" w:author="Savara, Aditya Ashi" w:date="2021-05-07T12:49:00Z">
        <w:r>
          <w:t>During “solving” of collecte</w:t>
        </w:r>
      </w:ins>
      <w:ins w:id="6" w:author="Savara, Aditya Ashi" w:date="2021-05-07T13:52:00Z">
        <w:r w:rsidR="00B66F61">
          <w:t>d</w:t>
        </w:r>
      </w:ins>
      <w:ins w:id="7" w:author="Savara, Aditya Ashi" w:date="2021-05-07T12:49:00Z">
        <w:r>
          <w:t xml:space="preserve"> mass spect</w:t>
        </w:r>
      </w:ins>
      <w:ins w:id="8" w:author="Savara, Aditya Ashi" w:date="2021-05-07T13:52:00Z">
        <w:r w:rsidR="00B66F61">
          <w:t>rometry spectra</w:t>
        </w:r>
      </w:ins>
      <w:ins w:id="9" w:author="Savara, Aditya Ashi" w:date="2021-05-07T13:54:00Z">
        <w:r w:rsidR="00B66F61">
          <w:t xml:space="preserve"> to extract concentrations</w:t>
        </w:r>
      </w:ins>
      <w:ins w:id="10" w:author="Savara, Aditya Ashi" w:date="2021-05-07T13:52:00Z">
        <w:r w:rsidR="00B66F61">
          <w:t>, there are</w:t>
        </w:r>
      </w:ins>
      <w:ins w:id="11" w:author="Savara, Aditya Ashi" w:date="2021-05-07T13:55:00Z">
        <w:r w:rsidR="00B66F61">
          <w:t xml:space="preserve"> several sources of challenges.</w:t>
        </w:r>
      </w:ins>
    </w:p>
    <w:p w14:paraId="2C9D172D" w14:textId="4D52A4A9" w:rsidR="00B66F61" w:rsidRDefault="00B66F61" w:rsidP="00B66F61">
      <w:pPr>
        <w:pStyle w:val="ListParagraph"/>
        <w:numPr>
          <w:ilvl w:val="0"/>
          <w:numId w:val="11"/>
        </w:numPr>
        <w:rPr>
          <w:ins w:id="12" w:author="Savara, Aditya Ashi" w:date="2021-05-07T13:56:00Z"/>
        </w:rPr>
      </w:pPr>
      <w:ins w:id="13" w:author="Savara, Aditya Ashi" w:date="2021-05-07T13:56:00Z">
        <w:r>
          <w:t>F</w:t>
        </w:r>
      </w:ins>
      <w:ins w:id="14" w:author="Savara, Aditya Ashi" w:date="2021-05-07T13:55:00Z">
        <w:r>
          <w:t xml:space="preserve">or time dependent </w:t>
        </w:r>
      </w:ins>
      <w:ins w:id="15" w:author="Savara, Aditya Ashi" w:date="2021-05-07T13:56:00Z">
        <w:r>
          <w:t>signal collection</w:t>
        </w:r>
      </w:ins>
      <w:ins w:id="16" w:author="Savara, Aditya Ashi" w:date="2021-05-07T13:55:00Z">
        <w:r>
          <w:t>, pre-processing may be required (such as baseline corrections, smoothing, etc.)</w:t>
        </w:r>
      </w:ins>
    </w:p>
    <w:p w14:paraId="09C3D9CB" w14:textId="77777777" w:rsidR="00B66F61" w:rsidRDefault="00B66F61" w:rsidP="00B66F61">
      <w:pPr>
        <w:pStyle w:val="ListParagraph"/>
        <w:numPr>
          <w:ilvl w:val="0"/>
          <w:numId w:val="11"/>
        </w:numPr>
        <w:rPr>
          <w:ins w:id="17" w:author="Savara, Aditya Ashi" w:date="2021-05-07T13:56:00Z"/>
        </w:rPr>
      </w:pPr>
      <w:ins w:id="18" w:author="Savara, Aditya Ashi" w:date="2021-05-07T13:56:00Z">
        <w:r>
          <w:t>T</w:t>
        </w:r>
      </w:ins>
      <w:ins w:id="19" w:author="Savara, Aditya Ashi" w:date="2021-05-07T13:52:00Z">
        <w:r>
          <w:t>here may be overlapping signals,</w:t>
        </w:r>
      </w:ins>
      <w:ins w:id="20" w:author="Savara, Aditya Ashi" w:date="2021-05-07T13:54:00Z">
        <w:r>
          <w:t xml:space="preserve"> making solution difficult.</w:t>
        </w:r>
      </w:ins>
    </w:p>
    <w:p w14:paraId="16AAA4EE" w14:textId="259DB06A" w:rsidR="009A24F9" w:rsidRDefault="00B66F61" w:rsidP="008463AC">
      <w:pPr>
        <w:pStyle w:val="ListParagraph"/>
        <w:numPr>
          <w:ilvl w:val="0"/>
          <w:numId w:val="11"/>
        </w:numPr>
        <w:rPr>
          <w:ins w:id="21" w:author="Savara, Aditya Ashi" w:date="2021-05-07T13:58:00Z"/>
        </w:rPr>
      </w:pPr>
      <w:ins w:id="22" w:author="Savara, Aditya Ashi" w:date="2021-05-07T13:56:00Z">
        <w:r>
          <w:t>I</w:t>
        </w:r>
      </w:ins>
      <w:ins w:id="23" w:author="Savara, Aditya Ashi" w:date="2021-05-07T13:52:00Z">
        <w:r>
          <w:t>n m</w:t>
        </w:r>
      </w:ins>
      <w:ins w:id="24" w:author="Savara, Aditya Ashi" w:date="2021-05-07T13:53:00Z">
        <w:r>
          <w:t xml:space="preserve">any cases a </w:t>
        </w:r>
      </w:ins>
      <w:ins w:id="25" w:author="Savara, Aditya Ashi" w:date="2021-05-07T13:57:00Z">
        <w:r>
          <w:t xml:space="preserve">particular molecule’s </w:t>
        </w:r>
      </w:ins>
      <w:ins w:id="26" w:author="Savara, Aditya Ashi" w:date="2021-05-07T13:53:00Z">
        <w:r>
          <w:t xml:space="preserve">calibration may not be </w:t>
        </w:r>
      </w:ins>
      <w:ins w:id="27" w:author="Savara, Aditya Ashi" w:date="2021-05-07T13:57:00Z">
        <w:r>
          <w:t xml:space="preserve">possible or practical </w:t>
        </w:r>
      </w:ins>
      <w:ins w:id="28" w:author="Savara, Aditya Ashi" w:date="2021-05-07T13:58:00Z">
        <w:r>
          <w:t xml:space="preserve">at </w:t>
        </w:r>
        <w:proofErr w:type="gramStart"/>
        <w:r>
          <w:t xml:space="preserve">the </w:t>
        </w:r>
      </w:ins>
      <w:ins w:id="29" w:author="Savara, Aditya Ashi" w:date="2021-05-07T13:53:00Z">
        <w:r>
          <w:t xml:space="preserve"> instrument</w:t>
        </w:r>
        <w:proofErr w:type="gramEnd"/>
        <w:r>
          <w:t xml:space="preserve"> where the collection is being done</w:t>
        </w:r>
      </w:ins>
      <w:ins w:id="30" w:author="Savara, Aditya Ashi" w:date="2021-05-07T13:56:00Z">
        <w:r>
          <w:t xml:space="preserve">. This creates two challenges.  Firstly, that one may need to rely upon an externally collected reference pattern that may not </w:t>
        </w:r>
      </w:ins>
      <w:ins w:id="31" w:author="Savara, Aditya Ashi" w:date="2021-05-07T13:57:00Z">
        <w:r>
          <w:t xml:space="preserve">exactly </w:t>
        </w:r>
      </w:ins>
      <w:ins w:id="32" w:author="Savara, Aditya Ashi" w:date="2021-05-07T13:56:00Z">
        <w:r>
          <w:t xml:space="preserve">match </w:t>
        </w:r>
      </w:ins>
      <w:ins w:id="33" w:author="Savara, Aditya Ashi" w:date="2021-05-07T13:57:00Z">
        <w:r>
          <w:t xml:space="preserve">how the molecule fragments in one’s own instrument, and Secondly that one requires a method for converting </w:t>
        </w:r>
      </w:ins>
      <w:ins w:id="34" w:author="Savara, Aditya Ashi" w:date="2021-05-07T13:58:00Z">
        <w:r>
          <w:t>the signals for that molecule into (approximate) concentrations even in the absence of a calibration.</w:t>
        </w:r>
      </w:ins>
    </w:p>
    <w:p w14:paraId="27AADE34" w14:textId="49BDDF95" w:rsidR="00B66F61" w:rsidRDefault="00B66F61" w:rsidP="00B66F61">
      <w:pPr>
        <w:rPr>
          <w:ins w:id="35" w:author="Savara, Aditya Ashi" w:date="2021-05-07T13:58:00Z"/>
        </w:rPr>
      </w:pPr>
      <w:ins w:id="36" w:author="Savara, Aditya Ashi" w:date="2021-05-07T13:58:00Z">
        <w:r>
          <w:t>MSRESOLVE addresses each of the above challenges</w:t>
        </w:r>
      </w:ins>
      <w:ins w:id="37" w:author="Savara, Aditya Ashi" w:date="2021-05-07T15:00:00Z">
        <w:r w:rsidR="00A40B24">
          <w:t>, as follows:</w:t>
        </w:r>
      </w:ins>
    </w:p>
    <w:p w14:paraId="25C1A5A4" w14:textId="7AD70FBD" w:rsidR="00B66F61" w:rsidRDefault="00B66F61" w:rsidP="00B66F61">
      <w:pPr>
        <w:pStyle w:val="ListParagraph"/>
        <w:numPr>
          <w:ilvl w:val="0"/>
          <w:numId w:val="12"/>
        </w:numPr>
        <w:rPr>
          <w:ins w:id="38" w:author="Savara, Aditya Ashi" w:date="2021-05-07T13:59:00Z"/>
        </w:rPr>
      </w:pPr>
      <w:ins w:id="39" w:author="Savara, Aditya Ashi" w:date="2021-05-07T13:59:00Z">
        <w:r>
          <w:t xml:space="preserve">MSRESOLVE has various pre-processing functions, including baseline correction, </w:t>
        </w:r>
      </w:ins>
      <w:ins w:id="40" w:author="Savara, Aditya Ashi" w:date="2021-05-07T15:00:00Z">
        <w:r w:rsidR="00A40B24">
          <w:t xml:space="preserve">and </w:t>
        </w:r>
      </w:ins>
      <w:ins w:id="41" w:author="Savara, Aditya Ashi" w:date="2021-05-07T13:59:00Z">
        <w:r>
          <w:t>smoothing.</w:t>
        </w:r>
      </w:ins>
    </w:p>
    <w:p w14:paraId="08D2B6D8" w14:textId="77777777" w:rsidR="00A40B24" w:rsidRDefault="00B66F61" w:rsidP="00B66F61">
      <w:pPr>
        <w:pStyle w:val="ListParagraph"/>
        <w:numPr>
          <w:ilvl w:val="0"/>
          <w:numId w:val="12"/>
        </w:numPr>
        <w:rPr>
          <w:ins w:id="42" w:author="Savara, Aditya Ashi" w:date="2021-05-07T15:00:00Z"/>
        </w:rPr>
      </w:pPr>
      <w:ins w:id="43" w:author="Savara, Aditya Ashi" w:date="2021-05-07T13:59:00Z">
        <w:r>
          <w:t>MSRESOLVE has several methods for resolving the signals: Sequential Linear Subtraction</w:t>
        </w:r>
      </w:ins>
      <w:ins w:id="44" w:author="Savara, Aditya Ashi" w:date="2021-05-07T14:00:00Z">
        <w:r w:rsidR="00912346">
          <w:t xml:space="preserve"> (SLS)</w:t>
        </w:r>
      </w:ins>
      <w:ins w:id="45" w:author="Savara, Aditya Ashi" w:date="2021-05-07T13:59:00Z">
        <w:r>
          <w:t xml:space="preserve">, the Matrix Inverse Method, </w:t>
        </w:r>
        <w:proofErr w:type="gramStart"/>
        <w:r>
          <w:t>and also</w:t>
        </w:r>
        <w:proofErr w:type="gramEnd"/>
        <w:r>
          <w:t xml:space="preserve"> brute force </w:t>
        </w:r>
      </w:ins>
      <w:ins w:id="46" w:author="Savara, Aditya Ashi" w:date="2021-05-07T14:00:00Z">
        <w:r w:rsidR="00DF7213">
          <w:t xml:space="preserve">grid </w:t>
        </w:r>
      </w:ins>
      <w:ins w:id="47" w:author="Savara, Aditya Ashi" w:date="2021-05-07T13:59:00Z">
        <w:r>
          <w:t>(regression).</w:t>
        </w:r>
      </w:ins>
      <w:ins w:id="48" w:author="Savara, Aditya Ashi" w:date="2021-05-07T14:00:00Z">
        <w:r w:rsidR="00912346">
          <w:t xml:space="preserve">  </w:t>
        </w:r>
      </w:ins>
    </w:p>
    <w:p w14:paraId="2F8EAF87" w14:textId="30C788CD" w:rsidR="00B66F61" w:rsidRDefault="00912346">
      <w:pPr>
        <w:pStyle w:val="ListParagraph"/>
        <w:numPr>
          <w:ilvl w:val="1"/>
          <w:numId w:val="12"/>
        </w:numPr>
        <w:rPr>
          <w:ins w:id="49" w:author="Savara, Aditya Ashi" w:date="2021-05-07T14:00:00Z"/>
        </w:rPr>
        <w:pPrChange w:id="50" w:author="Savara, Aditya Ashi" w:date="2021-05-07T15:00:00Z">
          <w:pPr>
            <w:pStyle w:val="ListParagraph"/>
            <w:numPr>
              <w:numId w:val="12"/>
            </w:numPr>
            <w:ind w:hanging="360"/>
          </w:pPr>
        </w:pPrChange>
      </w:pPr>
      <w:ins w:id="51" w:author="Savara, Aditya Ashi" w:date="2021-05-07T14:00:00Z">
        <w:r>
          <w:t xml:space="preserve">For </w:t>
        </w:r>
      </w:ins>
      <w:ins w:id="52" w:author="Savara, Aditya Ashi" w:date="2021-05-07T15:00:00Z">
        <w:r w:rsidR="00A40B24">
          <w:t xml:space="preserve">the </w:t>
        </w:r>
      </w:ins>
      <w:ins w:id="53" w:author="Savara, Aditya Ashi" w:date="2021-05-07T14:00:00Z">
        <w:r>
          <w:t>SLS and the inverse method</w:t>
        </w:r>
      </w:ins>
      <w:ins w:id="54" w:author="Savara, Aditya Ashi" w:date="2021-05-07T15:00:00Z">
        <w:r w:rsidR="00A40B24">
          <w:t>s</w:t>
        </w:r>
      </w:ins>
      <w:ins w:id="55" w:author="Savara, Aditya Ashi" w:date="2021-05-07T14:00:00Z">
        <w:r>
          <w:t xml:space="preserve">, it is possible to extract error bars for the final </w:t>
        </w:r>
      </w:ins>
      <w:ins w:id="56" w:author="Savara, Aditya Ashi" w:date="2021-05-07T15:00:00Z">
        <w:r w:rsidR="00A40B24">
          <w:t xml:space="preserve">solved </w:t>
        </w:r>
      </w:ins>
      <w:ins w:id="57" w:author="Savara, Aditya Ashi" w:date="2021-05-07T14:00:00Z">
        <w:r>
          <w:t>concentrations.</w:t>
        </w:r>
      </w:ins>
    </w:p>
    <w:p w14:paraId="65E3362F" w14:textId="616E0D99" w:rsidR="00912346" w:rsidRDefault="00A40B24">
      <w:pPr>
        <w:pStyle w:val="ListParagraph"/>
        <w:numPr>
          <w:ilvl w:val="0"/>
          <w:numId w:val="12"/>
        </w:numPr>
        <w:pPrChange w:id="58" w:author="Savara, Aditya Ashi" w:date="2021-05-07T13:58:00Z">
          <w:pPr>
            <w:pStyle w:val="Heading2"/>
          </w:pPr>
        </w:pPrChange>
      </w:pPr>
      <w:ins w:id="59" w:author="Savara, Aditya Ashi" w:date="2021-05-07T15:01:00Z">
        <w:r>
          <w:t xml:space="preserve">MSRESOLVE </w:t>
        </w:r>
        <w:proofErr w:type="gramStart"/>
        <w:r>
          <w:t>is able to</w:t>
        </w:r>
        <w:proofErr w:type="gramEnd"/>
        <w:r>
          <w:t xml:space="preserve"> convert mass spectrometry signals into a common concentration scale even for uncalibrated signals, provided that reference concentration patterns are available. Furthermore, MSRESOLVE can also correct for differences in </w:t>
        </w:r>
      </w:ins>
      <w:ins w:id="60" w:author="Savara, Aditya Ashi" w:date="2021-05-07T15:02:00Z">
        <w:r w:rsidR="005212B5">
          <w:t>mass spectrometers tuning.</w:t>
        </w:r>
      </w:ins>
    </w:p>
    <w:p w14:paraId="5E781864" w14:textId="4A37466F" w:rsidR="00AA7464" w:rsidRDefault="00AA7464" w:rsidP="00491E9F">
      <w:pPr>
        <w:pStyle w:val="Heading2"/>
        <w:rPr>
          <w:ins w:id="61" w:author="Savara, Aditya Ashi" w:date="2021-05-07T15:02:00Z"/>
        </w:rPr>
      </w:pPr>
      <w:ins w:id="62" w:author="Savara, Aditya Ashi" w:date="2021-05-07T15:02:00Z">
        <w:r>
          <w:t>Suggested Procedure for Solv</w:t>
        </w:r>
      </w:ins>
      <w:ins w:id="63" w:author="Savara, Aditya Ashi" w:date="2021-05-07T15:03:00Z">
        <w:r>
          <w:t>ing Time Series Data of Mass Signals</w:t>
        </w:r>
      </w:ins>
    </w:p>
    <w:p w14:paraId="4E27B7EE" w14:textId="77777777" w:rsidR="00AA7464" w:rsidRDefault="00AA7464">
      <w:pPr>
        <w:pStyle w:val="ListParagraph"/>
        <w:spacing w:after="0" w:line="240" w:lineRule="auto"/>
        <w:contextualSpacing w:val="0"/>
        <w:rPr>
          <w:ins w:id="64" w:author="Savara, Aditya Ashi" w:date="2021-05-07T15:03:00Z"/>
          <w:rFonts w:eastAsia="Times New Roman"/>
        </w:rPr>
        <w:pPrChange w:id="65" w:author="Savara, Aditya Ashi" w:date="2021-05-07T15:03:00Z">
          <w:pPr>
            <w:pStyle w:val="ListParagraph"/>
            <w:numPr>
              <w:numId w:val="13"/>
            </w:numPr>
            <w:spacing w:after="0" w:line="240" w:lineRule="auto"/>
            <w:ind w:hanging="360"/>
            <w:contextualSpacing w:val="0"/>
          </w:pPr>
        </w:pPrChange>
      </w:pPr>
    </w:p>
    <w:p w14:paraId="26430DE2" w14:textId="12AFFC0C" w:rsidR="00AA7464" w:rsidRDefault="00AA7464" w:rsidP="00AA7464">
      <w:pPr>
        <w:pStyle w:val="ListParagraph"/>
        <w:numPr>
          <w:ilvl w:val="0"/>
          <w:numId w:val="13"/>
        </w:numPr>
        <w:spacing w:after="0" w:line="240" w:lineRule="auto"/>
        <w:contextualSpacing w:val="0"/>
        <w:rPr>
          <w:ins w:id="66" w:author="Savara, Aditya Ashi" w:date="2021-05-07T15:14:00Z"/>
          <w:rFonts w:eastAsia="Times New Roman"/>
        </w:rPr>
      </w:pPr>
      <w:ins w:id="67" w:author="Savara, Aditya Ashi" w:date="2021-05-07T15:03:00Z">
        <w:r>
          <w:rPr>
            <w:rFonts w:eastAsia="Times New Roman"/>
          </w:rPr>
          <w:t>Create the files for the reference spectra and collected data – don’t delete any signals.</w:t>
        </w:r>
      </w:ins>
    </w:p>
    <w:p w14:paraId="0465258A" w14:textId="2765F872" w:rsidR="00DC3620" w:rsidRDefault="00DC3620">
      <w:pPr>
        <w:pStyle w:val="ListParagraph"/>
        <w:numPr>
          <w:ilvl w:val="1"/>
          <w:numId w:val="13"/>
        </w:numPr>
        <w:spacing w:after="0" w:line="240" w:lineRule="auto"/>
        <w:contextualSpacing w:val="0"/>
        <w:rPr>
          <w:ins w:id="68" w:author="Savara, Aditya Ashi" w:date="2021-05-07T15:03:00Z"/>
          <w:rFonts w:eastAsia="Times New Roman"/>
        </w:rPr>
        <w:pPrChange w:id="69" w:author="Savara, Aditya Ashi" w:date="2021-05-07T15:14:00Z">
          <w:pPr>
            <w:pStyle w:val="ListParagraph"/>
            <w:numPr>
              <w:numId w:val="13"/>
            </w:numPr>
            <w:spacing w:after="0" w:line="240" w:lineRule="auto"/>
            <w:ind w:hanging="360"/>
            <w:contextualSpacing w:val="0"/>
          </w:pPr>
        </w:pPrChange>
      </w:pPr>
      <w:ins w:id="70" w:author="Savara, Aditya Ashi" w:date="2021-05-07T15:14:00Z">
        <w:r>
          <w:rPr>
            <w:rFonts w:eastAsia="Times New Roman"/>
          </w:rPr>
          <w:t>When possible, use spectra directly calibrated on the instrument being used.</w:t>
        </w:r>
      </w:ins>
    </w:p>
    <w:p w14:paraId="75785D88" w14:textId="0FAC2338" w:rsidR="00AA7464" w:rsidRDefault="00AA7464" w:rsidP="00AA7464">
      <w:pPr>
        <w:pStyle w:val="ListParagraph"/>
        <w:numPr>
          <w:ilvl w:val="0"/>
          <w:numId w:val="13"/>
        </w:numPr>
        <w:spacing w:after="0" w:line="240" w:lineRule="auto"/>
        <w:contextualSpacing w:val="0"/>
        <w:rPr>
          <w:ins w:id="71" w:author="Savara, Aditya Ashi" w:date="2021-05-07T15:03:00Z"/>
          <w:rFonts w:eastAsia="Times New Roman"/>
        </w:rPr>
      </w:pPr>
      <w:ins w:id="72" w:author="Savara, Aditya Ashi" w:date="2021-05-07T15:03:00Z">
        <w:r>
          <w:rPr>
            <w:rFonts w:eastAsia="Times New Roman"/>
          </w:rPr>
          <w:t>Create an MSRESOLVE run with SLS Uniq</w:t>
        </w:r>
      </w:ins>
      <w:ins w:id="73" w:author="Savara, Aditya Ashi" w:date="2021-05-07T15:04:00Z">
        <w:r>
          <w:rPr>
            <w:rFonts w:eastAsia="Times New Roman"/>
          </w:rPr>
          <w:t>ue</w:t>
        </w:r>
      </w:ins>
      <w:ins w:id="74" w:author="Savara, Aditya Ashi" w:date="2021-05-07T15:03:00Z">
        <w:r>
          <w:rPr>
            <w:rFonts w:eastAsia="Times New Roman"/>
          </w:rPr>
          <w:t xml:space="preserve"> and see what </w:t>
        </w:r>
      </w:ins>
      <w:ins w:id="75" w:author="Savara, Aditya Ashi" w:date="2021-05-07T15:04:00Z">
        <w:r>
          <w:rPr>
            <w:rFonts w:eastAsia="Times New Roman"/>
          </w:rPr>
          <w:t xml:space="preserve">masse </w:t>
        </w:r>
      </w:ins>
      <w:ins w:id="76" w:author="Savara, Aditya Ashi" w:date="2021-05-07T15:03:00Z">
        <w:r>
          <w:rPr>
            <w:rFonts w:eastAsia="Times New Roman"/>
          </w:rPr>
          <w:t>MSRESOLVE chooses</w:t>
        </w:r>
      </w:ins>
      <w:ins w:id="77" w:author="Savara, Aditya Ashi" w:date="2021-05-07T15:04:00Z">
        <w:r>
          <w:rPr>
            <w:rFonts w:eastAsia="Times New Roman"/>
          </w:rPr>
          <w:t xml:space="preserve">, with </w:t>
        </w:r>
        <w:proofErr w:type="spellStart"/>
        <w:r>
          <w:t>ExportedSLSUniqueMassesUsedInSolvingMolecules</w:t>
        </w:r>
        <w:proofErr w:type="spellEnd"/>
        <w:r>
          <w:t>.</w:t>
        </w:r>
      </w:ins>
    </w:p>
    <w:p w14:paraId="09C071FC" w14:textId="10192C7A" w:rsidR="00E65960" w:rsidRDefault="00AA7464" w:rsidP="00AA7464">
      <w:pPr>
        <w:pStyle w:val="ListParagraph"/>
        <w:numPr>
          <w:ilvl w:val="0"/>
          <w:numId w:val="13"/>
        </w:numPr>
        <w:spacing w:after="0" w:line="240" w:lineRule="auto"/>
        <w:contextualSpacing w:val="0"/>
        <w:rPr>
          <w:ins w:id="78" w:author="Savara, Aditya Ashi" w:date="2021-05-08T01:03:00Z"/>
          <w:rFonts w:eastAsia="Times New Roman"/>
        </w:rPr>
      </w:pPr>
      <w:ins w:id="79" w:author="Savara, Aditya Ashi" w:date="2021-05-07T15:03:00Z">
        <w:r>
          <w:rPr>
            <w:rFonts w:eastAsia="Times New Roman"/>
          </w:rPr>
          <w:lastRenderedPageBreak/>
          <w:t xml:space="preserve">If unsatisfied, </w:t>
        </w:r>
      </w:ins>
      <w:ins w:id="80" w:author="Savara, Aditya Ashi" w:date="2021-05-08T01:03:00Z">
        <w:r w:rsidR="00E65960">
          <w:rPr>
            <w:rFonts w:eastAsia="Times New Roman"/>
          </w:rPr>
          <w:t>several options exist.</w:t>
        </w:r>
      </w:ins>
    </w:p>
    <w:p w14:paraId="1AEE4A4B" w14:textId="25D58C4F" w:rsidR="00E65960" w:rsidRDefault="00E65960" w:rsidP="00E65960">
      <w:pPr>
        <w:pStyle w:val="ListParagraph"/>
        <w:numPr>
          <w:ilvl w:val="1"/>
          <w:numId w:val="13"/>
        </w:numPr>
        <w:spacing w:after="0" w:line="240" w:lineRule="auto"/>
        <w:contextualSpacing w:val="0"/>
        <w:rPr>
          <w:ins w:id="81" w:author="Savara, Aditya Ashi" w:date="2021-05-08T01:03:00Z"/>
          <w:rFonts w:eastAsia="Times New Roman"/>
        </w:rPr>
      </w:pPr>
      <w:proofErr w:type="spellStart"/>
      <w:proofErr w:type="gramStart"/>
      <w:ins w:id="82" w:author="Savara, Aditya Ashi" w:date="2021-05-08T01:03:00Z">
        <w:r w:rsidRPr="00E65960">
          <w:rPr>
            <w:rFonts w:eastAsia="Times New Roman"/>
          </w:rPr>
          <w:t>slsWeighting</w:t>
        </w:r>
        <w:proofErr w:type="spellEnd"/>
        <w:r>
          <w:rPr>
            <w:rFonts w:eastAsia="Times New Roman"/>
          </w:rPr>
          <w:t xml:space="preserve"> </w:t>
        </w:r>
      </w:ins>
      <w:ins w:id="83" w:author="Savara, Aditya Ashi" w:date="2021-05-08T01:04:00Z">
        <w:r>
          <w:rPr>
            <w:rFonts w:eastAsia="Times New Roman"/>
          </w:rPr>
          <w:t xml:space="preserve"> can</w:t>
        </w:r>
        <w:proofErr w:type="gramEnd"/>
        <w:r>
          <w:rPr>
            <w:rFonts w:eastAsia="Times New Roman"/>
          </w:rPr>
          <w:t xml:space="preserve"> be used to encourage SLS to choose masses by various criteria (uncertainties, concentration, peak height, signal intensity).</w:t>
        </w:r>
      </w:ins>
    </w:p>
    <w:p w14:paraId="25A920B8" w14:textId="131AFA10" w:rsidR="00AA7464" w:rsidRDefault="00E65960">
      <w:pPr>
        <w:pStyle w:val="ListParagraph"/>
        <w:numPr>
          <w:ilvl w:val="1"/>
          <w:numId w:val="13"/>
        </w:numPr>
        <w:spacing w:after="0" w:line="240" w:lineRule="auto"/>
        <w:contextualSpacing w:val="0"/>
        <w:rPr>
          <w:ins w:id="84" w:author="Savara, Aditya Ashi" w:date="2021-05-08T01:02:00Z"/>
          <w:rFonts w:eastAsia="Times New Roman"/>
        </w:rPr>
        <w:pPrChange w:id="85" w:author="Savara, Aditya Ashi" w:date="2021-05-08T01:03:00Z">
          <w:pPr>
            <w:pStyle w:val="ListParagraph"/>
            <w:numPr>
              <w:numId w:val="13"/>
            </w:numPr>
            <w:spacing w:after="0" w:line="240" w:lineRule="auto"/>
            <w:ind w:hanging="360"/>
            <w:contextualSpacing w:val="0"/>
          </w:pPr>
        </w:pPrChange>
      </w:pPr>
      <w:ins w:id="86" w:author="Savara, Aditya Ashi" w:date="2021-05-08T01:04:00Z">
        <w:r>
          <w:rPr>
            <w:rFonts w:eastAsia="Times New Roman"/>
          </w:rPr>
          <w:t xml:space="preserve">The user can </w:t>
        </w:r>
      </w:ins>
      <w:ins w:id="87" w:author="Savara, Aditya Ashi" w:date="2021-05-07T15:03:00Z">
        <w:r w:rsidR="00AA7464">
          <w:rPr>
            <w:rFonts w:eastAsia="Times New Roman"/>
          </w:rPr>
          <w:t>start narrowing things down with chosen masses.</w:t>
        </w:r>
      </w:ins>
    </w:p>
    <w:p w14:paraId="0D990E1B" w14:textId="58F0F9D0" w:rsidR="00E65960" w:rsidRDefault="00E65960">
      <w:pPr>
        <w:pStyle w:val="ListParagraph"/>
        <w:numPr>
          <w:ilvl w:val="2"/>
          <w:numId w:val="13"/>
        </w:numPr>
        <w:spacing w:after="0" w:line="240" w:lineRule="auto"/>
        <w:contextualSpacing w:val="0"/>
        <w:rPr>
          <w:ins w:id="88" w:author="Savara, Aditya Ashi" w:date="2021-05-07T15:03:00Z"/>
          <w:rFonts w:eastAsia="Times New Roman"/>
        </w:rPr>
        <w:pPrChange w:id="89" w:author="Savara, Aditya Ashi" w:date="2021-05-08T01:04:00Z">
          <w:pPr>
            <w:pStyle w:val="ListParagraph"/>
            <w:numPr>
              <w:numId w:val="13"/>
            </w:numPr>
            <w:spacing w:after="0" w:line="240" w:lineRule="auto"/>
            <w:ind w:hanging="360"/>
            <w:contextualSpacing w:val="0"/>
          </w:pPr>
        </w:pPrChange>
      </w:pPr>
      <w:ins w:id="90" w:author="Savara, Aditya Ashi" w:date="2021-05-08T01:02:00Z">
        <w:r>
          <w:rPr>
            <w:rFonts w:eastAsia="Times New Roman"/>
          </w:rPr>
          <w:t xml:space="preserve">Typically, the best masses are the </w:t>
        </w:r>
      </w:ins>
      <w:ins w:id="91" w:author="Savara, Aditya Ashi" w:date="2021-05-08T01:03:00Z">
        <w:r>
          <w:rPr>
            <w:rFonts w:eastAsia="Times New Roman"/>
          </w:rPr>
          <w:t xml:space="preserve">very largest masses.  </w:t>
        </w:r>
      </w:ins>
    </w:p>
    <w:p w14:paraId="6459057D" w14:textId="735DA018" w:rsidR="00AA7464" w:rsidRDefault="00E65960">
      <w:pPr>
        <w:pStyle w:val="ListParagraph"/>
        <w:numPr>
          <w:ilvl w:val="1"/>
          <w:numId w:val="13"/>
        </w:numPr>
        <w:spacing w:after="0" w:line="240" w:lineRule="auto"/>
        <w:contextualSpacing w:val="0"/>
        <w:rPr>
          <w:ins w:id="92" w:author="Savara, Aditya Ashi" w:date="2021-05-07T15:03:00Z"/>
          <w:rFonts w:eastAsia="Times New Roman"/>
        </w:rPr>
        <w:pPrChange w:id="93" w:author="Savara, Aditya Ashi" w:date="2021-05-08T01:04:00Z">
          <w:pPr>
            <w:pStyle w:val="ListParagraph"/>
            <w:numPr>
              <w:numId w:val="13"/>
            </w:numPr>
            <w:spacing w:after="0" w:line="240" w:lineRule="auto"/>
            <w:ind w:hanging="360"/>
            <w:contextualSpacing w:val="0"/>
          </w:pPr>
        </w:pPrChange>
      </w:pPr>
      <w:ins w:id="94" w:author="Savara, Aditya Ashi" w:date="2021-05-08T01:04:00Z">
        <w:r>
          <w:rPr>
            <w:rFonts w:eastAsia="Times New Roman"/>
          </w:rPr>
          <w:t xml:space="preserve">The user can </w:t>
        </w:r>
      </w:ins>
      <w:ins w:id="95" w:author="Savara, Aditya Ashi" w:date="2021-05-07T15:03:00Z">
        <w:r w:rsidR="00AA7464">
          <w:rPr>
            <w:rFonts w:eastAsia="Times New Roman"/>
          </w:rPr>
          <w:t xml:space="preserve">start using some reference file threshold </w:t>
        </w:r>
        <w:proofErr w:type="gramStart"/>
        <w:r w:rsidR="00AA7464">
          <w:rPr>
            <w:rFonts w:eastAsia="Times New Roman"/>
          </w:rPr>
          <w:t>filtering .</w:t>
        </w:r>
        <w:proofErr w:type="gramEnd"/>
        <w:r w:rsidR="00AA7464">
          <w:rPr>
            <w:rFonts w:eastAsia="Times New Roman"/>
          </w:rPr>
          <w:t xml:space="preserve"> </w:t>
        </w:r>
      </w:ins>
    </w:p>
    <w:p w14:paraId="463473A9" w14:textId="2914F601" w:rsidR="00AA7464" w:rsidRDefault="00AA7464">
      <w:pPr>
        <w:pStyle w:val="ListParagraph"/>
        <w:numPr>
          <w:ilvl w:val="2"/>
          <w:numId w:val="13"/>
        </w:numPr>
        <w:spacing w:after="0" w:line="240" w:lineRule="auto"/>
        <w:contextualSpacing w:val="0"/>
        <w:rPr>
          <w:ins w:id="96" w:author="Savara, Aditya Ashi" w:date="2021-05-07T15:04:00Z"/>
          <w:rFonts w:eastAsia="Times New Roman"/>
        </w:rPr>
        <w:pPrChange w:id="97" w:author="Savara, Aditya Ashi" w:date="2021-05-08T01:04:00Z">
          <w:pPr>
            <w:pStyle w:val="ListParagraph"/>
            <w:numPr>
              <w:ilvl w:val="1"/>
              <w:numId w:val="13"/>
            </w:numPr>
            <w:spacing w:after="0" w:line="240" w:lineRule="auto"/>
            <w:ind w:left="1440" w:hanging="360"/>
            <w:contextualSpacing w:val="0"/>
          </w:pPr>
        </w:pPrChange>
      </w:pPr>
      <w:proofErr w:type="spellStart"/>
      <w:ins w:id="98" w:author="Savara, Aditya Ashi" w:date="2021-05-07T15:03:00Z">
        <w:r>
          <w:rPr>
            <w:rFonts w:eastAsia="Times New Roman"/>
          </w:rPr>
          <w:t>UserChoices</w:t>
        </w:r>
        <w:proofErr w:type="spellEnd"/>
        <w:r>
          <w:rPr>
            <w:rFonts w:eastAsia="Times New Roman"/>
          </w:rPr>
          <w:t>['</w:t>
        </w:r>
        <w:proofErr w:type="spellStart"/>
        <w:r>
          <w:rPr>
            <w:rFonts w:eastAsia="Times New Roman"/>
          </w:rPr>
          <w:t>minimalReferenceValue</w:t>
        </w:r>
        <w:proofErr w:type="spellEnd"/>
        <w:proofErr w:type="gramStart"/>
        <w:r>
          <w:rPr>
            <w:rFonts w:eastAsia="Times New Roman"/>
          </w:rPr>
          <w:t>'][</w:t>
        </w:r>
        <w:proofErr w:type="gramEnd"/>
        <w:r>
          <w:rPr>
            <w:rFonts w:eastAsia="Times New Roman"/>
          </w:rPr>
          <w:t>'</w:t>
        </w:r>
        <w:proofErr w:type="spellStart"/>
        <w:r>
          <w:rPr>
            <w:rFonts w:eastAsia="Times New Roman"/>
          </w:rPr>
          <w:t>referenceValueThreshold</w:t>
        </w:r>
        <w:proofErr w:type="spellEnd"/>
        <w:r>
          <w:rPr>
            <w:rFonts w:eastAsia="Times New Roman"/>
          </w:rPr>
          <w:t xml:space="preserve">'] = [1.0]  #this </w:t>
        </w:r>
      </w:ins>
      <w:ins w:id="99" w:author="Savara, Aditya Ashi" w:date="2021-05-08T01:04:00Z">
        <w:r w:rsidR="00E65960">
          <w:rPr>
            <w:rFonts w:eastAsia="Times New Roman"/>
          </w:rPr>
          <w:t>feature is the one that works with</w:t>
        </w:r>
      </w:ins>
      <w:ins w:id="100" w:author="Savara, Aditya Ashi" w:date="2021-05-08T01:05:00Z">
        <w:r w:rsidR="00E65960">
          <w:rPr>
            <w:rFonts w:eastAsia="Times New Roman"/>
          </w:rPr>
          <w:t xml:space="preserve"> </w:t>
        </w:r>
        <w:proofErr w:type="spellStart"/>
        <w:r w:rsidR="00E65960" w:rsidRPr="00E65960">
          <w:rPr>
            <w:rFonts w:eastAsia="Times New Roman"/>
          </w:rPr>
          <w:t>implicitSLScorrection</w:t>
        </w:r>
      </w:ins>
      <w:proofErr w:type="spellEnd"/>
    </w:p>
    <w:p w14:paraId="7C8CD322" w14:textId="0EC6B32A" w:rsidR="00DC3620" w:rsidRPr="00DC3620" w:rsidRDefault="00DC3620" w:rsidP="00DC3620">
      <w:pPr>
        <w:pStyle w:val="ListParagraph"/>
        <w:numPr>
          <w:ilvl w:val="0"/>
          <w:numId w:val="13"/>
        </w:numPr>
        <w:spacing w:after="0" w:line="240" w:lineRule="auto"/>
        <w:contextualSpacing w:val="0"/>
        <w:rPr>
          <w:ins w:id="101" w:author="Savara, Aditya Ashi" w:date="2021-05-07T15:16:00Z"/>
          <w:rFonts w:eastAsia="Times New Roman"/>
        </w:rPr>
      </w:pPr>
      <w:ins w:id="102" w:author="Savara, Aditya Ashi" w:date="2021-05-07T15:16:00Z">
        <w:r>
          <w:rPr>
            <w:rFonts w:eastAsia="Times New Roman"/>
          </w:rPr>
          <w:t>If the application warrants doing so, include more sophisticated features of MSRESOLVE, such as mass spectrum tuning correction.</w:t>
        </w:r>
      </w:ins>
    </w:p>
    <w:p w14:paraId="5B971EC3" w14:textId="6E03064A" w:rsidR="00DC3620" w:rsidRPr="00DC3620" w:rsidRDefault="00DC3620" w:rsidP="00DC3620">
      <w:pPr>
        <w:pStyle w:val="ListParagraph"/>
        <w:numPr>
          <w:ilvl w:val="0"/>
          <w:numId w:val="13"/>
        </w:numPr>
        <w:spacing w:after="0" w:line="240" w:lineRule="auto"/>
        <w:contextualSpacing w:val="0"/>
        <w:rPr>
          <w:ins w:id="103" w:author="Savara, Aditya Ashi" w:date="2021-05-07T15:14:00Z"/>
          <w:rFonts w:eastAsia="Times New Roman"/>
        </w:rPr>
      </w:pPr>
      <w:ins w:id="104" w:author="Savara, Aditya Ashi" w:date="2021-05-07T15:15:00Z">
        <w:r w:rsidRPr="00E008EA">
          <w:rPr>
            <w:rFonts w:eastAsia="Times New Roman"/>
            <w:b/>
            <w:bCs/>
            <w:rPrChange w:id="105" w:author="Savara, Aditya Ashi" w:date="2021-05-07T15:17:00Z">
              <w:rPr>
                <w:rFonts w:eastAsia="Times New Roman"/>
              </w:rPr>
            </w:rPrChange>
          </w:rPr>
          <w:t xml:space="preserve">Have </w:t>
        </w:r>
      </w:ins>
      <w:ins w:id="106" w:author="Savara, Aditya Ashi" w:date="2021-05-07T15:14:00Z">
        <w:r w:rsidRPr="00E008EA">
          <w:rPr>
            <w:rFonts w:eastAsia="Times New Roman"/>
            <w:b/>
            <w:bCs/>
            <w:rPrChange w:id="107" w:author="Savara, Aditya Ashi" w:date="2021-05-07T15:17:00Z">
              <w:rPr>
                <w:rFonts w:eastAsia="Times New Roman"/>
              </w:rPr>
            </w:rPrChange>
          </w:rPr>
          <w:t>Realistic expectations:</w:t>
        </w:r>
      </w:ins>
      <w:ins w:id="108" w:author="Savara, Aditya Ashi" w:date="2021-05-07T15:15:00Z">
        <w:r>
          <w:rPr>
            <w:rFonts w:eastAsia="Times New Roman"/>
          </w:rPr>
          <w:t xml:space="preserve"> without direct calibrations of all molecules, the concentrations extracted are often simply semi-quantitative. </w:t>
        </w:r>
      </w:ins>
      <w:ins w:id="109" w:author="Savara, Aditya Ashi" w:date="2021-05-07T15:16:00Z">
        <w:r>
          <w:rPr>
            <w:rFonts w:eastAsia="Times New Roman"/>
          </w:rPr>
          <w:t>In the absence of direct calibrations, f</w:t>
        </w:r>
      </w:ins>
      <w:ins w:id="110" w:author="Savara, Aditya Ashi" w:date="2021-05-07T15:15:00Z">
        <w:r>
          <w:rPr>
            <w:rFonts w:eastAsia="Times New Roman"/>
          </w:rPr>
          <w:t>inally extracted concentrations that are incorrect by 30% are very common due to differenc</w:t>
        </w:r>
      </w:ins>
      <w:ins w:id="111" w:author="Savara, Aditya Ashi" w:date="2021-05-07T15:16:00Z">
        <w:r>
          <w:rPr>
            <w:rFonts w:eastAsia="Times New Roman"/>
          </w:rPr>
          <w:t>es in fragmentation patterns and tuning between mass spectrometers. MSRESOLVE is capable of accounting for some of these issues by mass tuning correction</w:t>
        </w:r>
      </w:ins>
      <w:ins w:id="112" w:author="Savara, Aditya Ashi" w:date="2021-05-07T15:17:00Z">
        <w:r>
          <w:rPr>
            <w:rFonts w:eastAsia="Times New Roman"/>
          </w:rPr>
          <w:t xml:space="preserve">.  </w:t>
        </w:r>
        <w:r w:rsidR="00E008EA">
          <w:rPr>
            <w:rFonts w:eastAsia="Times New Roman"/>
          </w:rPr>
          <w:t>It has been observed that masses higher than 50 can have responses that differ by a factor of 6 between mass spectromet</w:t>
        </w:r>
      </w:ins>
      <w:ins w:id="113" w:author="Savara, Aditya Ashi" w:date="2021-05-07T15:18:00Z">
        <w:r w:rsidR="00E008EA">
          <w:rPr>
            <w:rFonts w:eastAsia="Times New Roman"/>
          </w:rPr>
          <w:t>ers.  Clearly, MSRESOLVE cannot account for this without a calibration file or without guidance from the user.</w:t>
        </w:r>
      </w:ins>
    </w:p>
    <w:p w14:paraId="2B6F0DB0" w14:textId="404CAE9D" w:rsidR="008110F7" w:rsidRDefault="008110F7" w:rsidP="00491E9F">
      <w:pPr>
        <w:pStyle w:val="Heading2"/>
      </w:pPr>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Conceptually Ma</w:t>
      </w:r>
      <w:bookmarkStart w:id="114" w:name="_Hlk71284116"/>
      <w:r w:rsidR="00B80EC3">
        <w:t xml:space="preserve">ss Spectrometry functions by ionizing molecules and </w:t>
      </w:r>
      <w:r w:rsidR="001219CF">
        <w:t xml:space="preserve">then, </w:t>
      </w:r>
      <w:r w:rsidR="00B80EC3">
        <w:t xml:space="preserve">by </w:t>
      </w:r>
      <w:r w:rsidR="001219CF">
        <w:t xml:space="preserve">taking advantage of the unique </w:t>
      </w:r>
      <w:bookmarkEnd w:id="114"/>
      <w:r w:rsidR="001219CF">
        <w:t>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115" w:name="_Toc519240323"/>
      <w:r w:rsidRPr="008110F7">
        <w:t>MSRE</w:t>
      </w:r>
      <w:r w:rsidR="00491E9F">
        <w:t>S</w:t>
      </w:r>
      <w:r w:rsidRPr="008110F7">
        <w:t>OLVE</w:t>
      </w:r>
      <w:bookmarkEnd w:id="115"/>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w:t>
      </w:r>
      <w:r w:rsidR="008110F7">
        <w:lastRenderedPageBreak/>
        <w:t>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w:t>
      </w:r>
      <w:proofErr w:type="spellStart"/>
      <w:r>
        <w:t>JDXConverter</w:t>
      </w:r>
      <w:proofErr w:type="spellEnd"/>
      <w:r>
        <w:t xml:space="preserve">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116" w:name="_Toc519240324"/>
      <w:r w:rsidRPr="004E4B33">
        <w:t>MSRESOLVE</w:t>
      </w:r>
      <w:r w:rsidR="00763F39">
        <w:t xml:space="preserve"> Purpose</w:t>
      </w:r>
      <w:bookmarkEnd w:id="116"/>
    </w:p>
    <w:p w14:paraId="553EA0B1" w14:textId="77777777" w:rsidR="003A1372" w:rsidRDefault="004E4B33">
      <w:r>
        <w:t xml:space="preserve">The MSRESOLVE program </w:t>
      </w:r>
      <w:r w:rsidR="003A1372">
        <w:t>takes three</w:t>
      </w:r>
      <w:r>
        <w:t xml:space="preserve"> </w:t>
      </w:r>
      <w:proofErr w:type="gramStart"/>
      <w:r>
        <w:t>inpu</w:t>
      </w:r>
      <w:r w:rsidR="003A1372">
        <w:t>ts</w:t>
      </w:r>
      <w:r w:rsidR="002D4C41">
        <w:t>;</w:t>
      </w:r>
      <w:proofErr w:type="gramEnd"/>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FA4E14" w:rsidRPr="002701DE" w:rsidRDefault="00FA4E14">
                            <w:pPr>
                              <w:rPr>
                                <w:u w:val="single"/>
                              </w:rPr>
                            </w:pPr>
                            <w:r>
                              <w:t xml:space="preserve">(Above) This is the </w:t>
                            </w:r>
                            <w:proofErr w:type="spellStart"/>
                            <w:r>
                              <w:t>UserInput</w:t>
                            </w:r>
                            <w:proofErr w:type="spellEnd"/>
                            <w:r>
                              <w:t xml:space="preserve">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w:lastRenderedPageBreak/>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FA4E14" w:rsidRDefault="00FA4E14">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FA4E14" w:rsidRDefault="00FA4E14">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FA4E14" w:rsidRDefault="00FA4E14">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FA4E14" w:rsidRDefault="00FA4E14">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117" w:name="_Toc519240325"/>
      <w:r>
        <w:t xml:space="preserve">MSRESOLVE </w:t>
      </w:r>
      <w:proofErr w:type="spellStart"/>
      <w:r>
        <w:t>Quickstart</w:t>
      </w:r>
      <w:proofErr w:type="spellEnd"/>
      <w:r>
        <w:t xml:space="preserve"> Tutorial</w:t>
      </w:r>
      <w:bookmarkEnd w:id="117"/>
      <w:r>
        <w:t xml:space="preserve"> </w:t>
      </w:r>
    </w:p>
    <w:p w14:paraId="4C5A2B2A" w14:textId="77777777" w:rsidR="00763F39" w:rsidRDefault="00763F39" w:rsidP="00763F39"/>
    <w:p w14:paraId="3A36BACE" w14:textId="77777777" w:rsidR="00530AC9" w:rsidRPr="00A63A72" w:rsidRDefault="00530AC9" w:rsidP="00763F39">
      <w:r>
        <w:t xml:space="preserve">Included with the MSRESOLVE program is a “Tutorial” Directory. The word document in that directory will guide you through a </w:t>
      </w:r>
      <w:proofErr w:type="gramStart"/>
      <w:r>
        <w:t>first time</w:t>
      </w:r>
      <w:proofErr w:type="gramEnd"/>
      <w:r>
        <w:t xml:space="preserv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118" w:name="_Toc519240326"/>
      <w:r>
        <w:t>Overview of Functions and Capabilities</w:t>
      </w:r>
      <w:bookmarkEnd w:id="118"/>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119" w:name="_Toc519240327"/>
      <w:r>
        <w:t>Miscellaneous:</w:t>
      </w:r>
      <w:bookmarkEnd w:id="119"/>
    </w:p>
    <w:p w14:paraId="2720A1E2" w14:textId="77777777" w:rsidR="002F6832" w:rsidRPr="002F6832" w:rsidRDefault="00CD0CAE" w:rsidP="00CD0CAE">
      <w:pPr>
        <w:pStyle w:val="ListParagraph"/>
        <w:numPr>
          <w:ilvl w:val="0"/>
          <w:numId w:val="5"/>
        </w:numPr>
        <w:rPr>
          <w:b/>
        </w:rPr>
      </w:pPr>
      <w:r>
        <w:rPr>
          <w:u w:val="single"/>
        </w:rPr>
        <w:lastRenderedPageBreak/>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120" w:name="_Toc519240328"/>
      <w:commentRangeStart w:id="121"/>
      <w:commentRangeStart w:id="122"/>
      <w:r w:rsidRPr="00491E9F">
        <w:rPr>
          <w:rStyle w:val="Heading2Char"/>
        </w:rPr>
        <w:t>Preprocessing</w:t>
      </w:r>
      <w:bookmarkEnd w:id="120"/>
      <w:commentRangeEnd w:id="121"/>
      <w:r w:rsidR="00D72729">
        <w:rPr>
          <w:rStyle w:val="CommentReference"/>
        </w:rPr>
        <w:commentReference w:id="121"/>
      </w:r>
      <w:r w:rsidRPr="009F485C">
        <w:rPr>
          <w:b/>
        </w:rPr>
        <w:t>:</w:t>
      </w:r>
      <w:commentRangeStart w:id="123"/>
      <w:r w:rsidRPr="009F485C">
        <w:rPr>
          <w:b/>
        </w:rPr>
        <w:t xml:space="preserve"> </w:t>
      </w:r>
      <w:commentRangeEnd w:id="123"/>
      <w:r w:rsidR="003A76C6">
        <w:rPr>
          <w:rStyle w:val="CommentReference"/>
        </w:rPr>
        <w:commentReference w:id="123"/>
      </w:r>
      <w:commentRangeEnd w:id="122"/>
      <w:r w:rsidR="0089275C">
        <w:rPr>
          <w:rStyle w:val="CommentReference"/>
        </w:rPr>
        <w:commentReference w:id="122"/>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proofErr w:type="spellStart"/>
      <w:r w:rsidRPr="00CC7D71">
        <w:t>BaselineType</w:t>
      </w:r>
      <w:proofErr w:type="spellEnd"/>
      <w:r w:rsidRPr="00CC7D71">
        <w:t>: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w:t>
      </w:r>
      <w:proofErr w:type="spellStart"/>
      <w:r>
        <w:t>Restricitons</w:t>
      </w:r>
      <w:proofErr w:type="spellEnd"/>
      <w:r>
        <w:t xml:space="preserve"> for the brute </w:t>
      </w:r>
      <w:proofErr w:type="spellStart"/>
      <w:r>
        <w:t>solcing</w:t>
      </w:r>
      <w:proofErr w:type="spellEnd"/>
      <w:r>
        <w:t xml:space="preserve"> method. </w:t>
      </w:r>
    </w:p>
    <w:p w14:paraId="4AF92271" w14:textId="77777777" w:rsidR="00FE04D3" w:rsidRPr="00E6593F" w:rsidRDefault="00FE04D3" w:rsidP="00FE04D3">
      <w:pPr>
        <w:pStyle w:val="ListParagraph"/>
        <w:numPr>
          <w:ilvl w:val="2"/>
          <w:numId w:val="3"/>
        </w:numPr>
        <w:rPr>
          <w:u w:val="single"/>
        </w:rPr>
      </w:pPr>
      <w:r w:rsidRPr="00E6593F">
        <w:t>Lower/</w:t>
      </w:r>
      <w:proofErr w:type="spellStart"/>
      <w:r w:rsidRPr="00E6593F">
        <w:t>upperBound</w:t>
      </w:r>
      <w:proofErr w:type="spellEnd"/>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lastRenderedPageBreak/>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24"/>
      <w:commentRangeStart w:id="125"/>
      <w:r w:rsidR="005D36C6" w:rsidRPr="00647288">
        <w:rPr>
          <w:noProof/>
        </w:rPr>
        <w:t xml:space="preserve">specify </w:t>
      </w:r>
      <w:commentRangeEnd w:id="124"/>
      <w:r w:rsidR="00874578">
        <w:rPr>
          <w:rStyle w:val="CommentReference"/>
        </w:rPr>
        <w:commentReference w:id="124"/>
      </w:r>
      <w:commentRangeEnd w:id="125"/>
      <w:r w:rsidR="00E6593F">
        <w:rPr>
          <w:rStyle w:val="CommentReference"/>
        </w:rPr>
        <w:commentReference w:id="125"/>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26" w:name="_Toc519240329"/>
      <w:r w:rsidRPr="00491E9F">
        <w:t>Data</w:t>
      </w:r>
      <w:r w:rsidRPr="009F485C">
        <w:t xml:space="preserve"> Analysis:</w:t>
      </w:r>
      <w:bookmarkEnd w:id="126"/>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w:t>
      </w:r>
      <w:proofErr w:type="spellStart"/>
      <w:r>
        <w:t>ssr</w:t>
      </w:r>
      <w:proofErr w:type="spellEnd"/>
      <w:r>
        <w:t>):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w:t>
      </w:r>
      <w:proofErr w:type="spellStart"/>
      <w:r>
        <w:t>sar</w:t>
      </w:r>
      <w:proofErr w:type="spellEnd"/>
      <w:r>
        <w:t>):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FA4E14" w:rsidRDefault="00FA4E14">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FA4E14" w:rsidRDefault="00FA4E14">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27" w:name="_Toc519240330"/>
      <w:r w:rsidRPr="00953E5D">
        <w:lastRenderedPageBreak/>
        <w:t>Preprocessing</w:t>
      </w:r>
      <w:bookmarkEnd w:id="127"/>
    </w:p>
    <w:p w14:paraId="4AB21FDC" w14:textId="77777777" w:rsidR="005A24F9" w:rsidRPr="00953E5D" w:rsidRDefault="00953E5D" w:rsidP="00491E9F">
      <w:pPr>
        <w:pStyle w:val="Heading2"/>
      </w:pPr>
      <w:bookmarkStart w:id="128" w:name="_Toc519240331"/>
      <w:commentRangeStart w:id="129"/>
      <w:r w:rsidRPr="00953E5D">
        <w:t>Time Range</w:t>
      </w:r>
      <w:r w:rsidR="003133B5" w:rsidRPr="00953E5D">
        <w:t>:</w:t>
      </w:r>
      <w:commentRangeEnd w:id="129"/>
      <w:r w:rsidR="00BB29EF">
        <w:rPr>
          <w:rStyle w:val="CommentReference"/>
        </w:rPr>
        <w:commentReference w:id="129"/>
      </w:r>
      <w:bookmarkEnd w:id="128"/>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The user should choose a time range that includes all relevant concentration changes without any 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30" w:name="_Toc519240332"/>
      <w:r w:rsidRPr="009C1193">
        <w:lastRenderedPageBreak/>
        <w:t>Background Mass Fragments</w:t>
      </w:r>
      <w:bookmarkEnd w:id="130"/>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proofErr w:type="spellStart"/>
      <w:r w:rsidR="00E40BA2">
        <w:t>BackGroundMassFragments</w:t>
      </w:r>
      <w:proofErr w:type="spellEnd"/>
      <w:r w:rsidR="00E40BA2">
        <w:t xml:space="preserve"> method was instituted</w:t>
      </w:r>
      <w:r w:rsidR="00D656DA">
        <w:t xml:space="preserve">. The </w:t>
      </w:r>
      <w:proofErr w:type="spellStart"/>
      <w:r w:rsidR="00D656DA">
        <w:t>BackGroundMassFragments</w:t>
      </w:r>
      <w:proofErr w:type="spellEnd"/>
      <w:r w:rsidR="00D656DA">
        <w:t xml:space="preserve">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FA4E14" w:rsidRDefault="00FA4E14">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FA4E14" w:rsidRDefault="00FA4E14">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FA4E14" w:rsidRDefault="00FA4E14">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FA4E14" w:rsidRDefault="00FA4E14">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31" w:name="_Toc519240333"/>
      <w:r w:rsidRPr="009C1193">
        <w:t>Correction coefficients:</w:t>
      </w:r>
      <w:bookmarkEnd w:id="131"/>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32" w:name="_Toc519240334"/>
      <w:r w:rsidRPr="00953E5D">
        <w:t>Chosen Mass Fragments:</w:t>
      </w:r>
      <w:bookmarkEnd w:id="132"/>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FA4E14" w:rsidRDefault="00FA4E14">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FA4E14" w:rsidRDefault="00FA4E14">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FA4E14" w:rsidRDefault="00FA4E14">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FA4E14" w:rsidRDefault="00FA4E14">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33" w:name="_Toc519240335"/>
      <w:r w:rsidRPr="009C1193">
        <w:t>Background Fragments</w:t>
      </w:r>
      <w:r w:rsidR="009C1193" w:rsidRPr="009C1193">
        <w:t xml:space="preserve"> Baseline:</w:t>
      </w:r>
      <w:bookmarkEnd w:id="133"/>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FA4E14" w:rsidRDefault="00FA4E14">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FA4E14" w:rsidRDefault="00FA4E14">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FA4E14" w:rsidRDefault="00FA4E14">
                            <w:r>
                              <w:t>The new raw data (right) after the background corrections are performed (above).</w:t>
                            </w:r>
                          </w:p>
                          <w:p w14:paraId="6F443ECB" w14:textId="77777777" w:rsidR="00FA4E14" w:rsidRDefault="00FA4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FA4E14" w:rsidRDefault="00FA4E14">
                      <w:r>
                        <w:t>The new raw data (right) after the background corrections are performed (above).</w:t>
                      </w:r>
                    </w:p>
                    <w:p w14:paraId="6F443ECB" w14:textId="77777777" w:rsidR="00FA4E14" w:rsidRDefault="00FA4E14"/>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134" w:name="_Toc519240336"/>
      <w:r w:rsidRPr="00E85201">
        <w:t>Data Range Specifier:</w:t>
      </w:r>
      <w:bookmarkEnd w:id="134"/>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w:t>
      </w:r>
      <w:proofErr w:type="gramStart"/>
      <w:r w:rsidR="0033122A">
        <w:t>applied at all times</w:t>
      </w:r>
      <w:proofErr w:type="gramEnd"/>
      <w:r w:rsidR="0033122A">
        <w:t xml:space="preserve">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FA4E14" w:rsidRDefault="00FA4E14">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FA4E14" w:rsidRDefault="00FA4E14">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135" w:name="_Toc519240337"/>
      <w:commentRangeStart w:id="136"/>
      <w:r>
        <w:t>Marginal Change Restrictor</w:t>
      </w:r>
      <w:commentRangeEnd w:id="136"/>
      <w:r w:rsidR="0012172B">
        <w:rPr>
          <w:rStyle w:val="CommentReference"/>
          <w:rFonts w:asciiTheme="minorHAnsi" w:eastAsiaTheme="minorEastAsia" w:hAnsiTheme="minorHAnsi" w:cstheme="minorBidi"/>
          <w:b w:val="0"/>
          <w:bCs w:val="0"/>
          <w:u w:val="none"/>
        </w:rPr>
        <w:commentReference w:id="136"/>
      </w:r>
      <w:bookmarkEnd w:id="135"/>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931256"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137" w:name="_Toc505426119"/>
      <w:bookmarkStart w:id="138" w:name="_Toc519240338"/>
      <w:r>
        <w:t>Reference Pattern Changer</w:t>
      </w:r>
      <w:r w:rsidRPr="00953E5D">
        <w:t xml:space="preserve">: </w:t>
      </w:r>
    </w:p>
    <w:p w14:paraId="3BF8D83D" w14:textId="6AABA45B" w:rsidR="004B7681" w:rsidRDefault="004B7681" w:rsidP="004B7681">
      <w:r>
        <w:t xml:space="preserve">The reference pattern changer feature uses the function </w:t>
      </w:r>
      <w:proofErr w:type="spellStart"/>
      <w:r>
        <w:t>ExtractReferencePatternFromData</w:t>
      </w:r>
      <w:proofErr w:type="spellEnd"/>
      <w:r>
        <w:t xml:space="preserve">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xml:space="preserve">.  This feature is useful when the ratio between two signals </w:t>
      </w:r>
      <w:proofErr w:type="gramStart"/>
      <w:r>
        <w:t>differ</w:t>
      </w:r>
      <w:proofErr w:type="gramEnd"/>
      <w:r>
        <w:t xml:space="preserve">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137"/>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FA4E14" w:rsidRDefault="00FA4E14">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FA4E14" w:rsidRDefault="00FA4E14">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FA4E14" w:rsidRDefault="00FA4E14">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FA4E14" w:rsidRDefault="00FA4E14">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proofErr w:type="gramStart"/>
      <w:r w:rsidR="00492414">
        <w:t>and in this example</w:t>
      </w:r>
      <w:proofErr w:type="gramEnd"/>
      <w:r w:rsidR="00492414">
        <w:t xml:space="preserv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 xml:space="preserve">Suppose the NIST reference files might not have the same response as our mass spectrometer.  </w:t>
      </w:r>
      <w:proofErr w:type="gramStart"/>
      <w:r>
        <w:t>So</w:t>
      </w:r>
      <w:proofErr w:type="gramEnd"/>
      <w:r>
        <w:t xml:space="preserve">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proofErr w:type="gramStart"/>
      <w:r w:rsidR="004B7681">
        <w:t>So</w:t>
      </w:r>
      <w:proofErr w:type="gramEnd"/>
      <w:r w:rsidR="004B7681">
        <w:t xml:space="preserve">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w:t>
      </w:r>
      <w:proofErr w:type="gramStart"/>
      <w:r w:rsidR="006C0527">
        <w:t>fragment</w:t>
      </w:r>
      <w:proofErr w:type="gramEnd"/>
      <w:r w:rsidR="006C0527">
        <w:t xml:space="preserve"> then he/she should use the syntax on the </w:t>
      </w:r>
      <w:r w:rsidR="005636E7">
        <w:t>top.</w:t>
      </w:r>
      <w:r w:rsidR="006C0527">
        <w:t xml:space="preserve">  If the user wishes to change more than one </w:t>
      </w:r>
      <w:proofErr w:type="gramStart"/>
      <w:r w:rsidR="006C0527">
        <w:t>molecule</w:t>
      </w:r>
      <w:proofErr w:type="gramEnd"/>
      <w:r w:rsidR="006C0527">
        <w:t xml:space="preserv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139" w:name="_Toc519240339"/>
      <w:bookmarkEnd w:id="138"/>
      <w:r w:rsidRPr="009C1193">
        <w:t>Mass Fragmentation Threshold:</w:t>
      </w:r>
      <w:bookmarkEnd w:id="139"/>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FA4E14" w:rsidRDefault="00FA4E14">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9"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s3IWdK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FA4E14" w:rsidRDefault="00FA4E14">
                            <w:r>
                              <w:t>(</w:t>
                            </w:r>
                            <w:proofErr w:type="spellStart"/>
                            <w:r>
                              <w:t>Reft</w:t>
                            </w:r>
                            <w:proofErr w:type="spellEnd"/>
                            <w:r>
                              <w: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0"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LN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XhorSWUO+wsC91sOsNvKyR8zpx/YBaHETsDF4y/x49UgFWC/kTJGuyf994DHmcEpZQ0ONwFdb83&#10;zApK1A+N0/M1G4/DNoiX8dlkhBd7LFkeS/SmvgZsnQxXmeHxGPBeDUdpoX7CPTQLXlHENEffBfXD&#10;8dp3Kwf3GBezWQTh/Bvm53ph+DBQodEe2ydmTd/oHkfkDoY1wPJX/d5hQ4E0zDYeZBWHIRDdsdoX&#10;AHdH7Ph+z4XldHyPqMM2nv4F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CnwEs2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FA4E14" w:rsidRDefault="00FA4E14">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1"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" fillcolor="white [3201]" strokeweight=".5pt">
                <v:path arrowok="t"/>
                <v:textbo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140" w:name="_Toc519240340"/>
      <w:r w:rsidRPr="009C1193">
        <w:rPr>
          <w:noProof/>
        </w:rPr>
        <w:t>Data Threshold Chooser</w:t>
      </w:r>
      <w:r w:rsidR="009C1193">
        <w:rPr>
          <w:noProof/>
        </w:rPr>
        <w:t>:</w:t>
      </w:r>
      <w:bookmarkEnd w:id="140"/>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FA4E14" w:rsidRDefault="00FA4E14">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2"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JDo6K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FA4E14" w:rsidRDefault="00FA4E14">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FA4E14" w:rsidRDefault="00FA4E14">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3"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C9fGhp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4"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VNnv+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141" w:name="_Toc519240341"/>
      <w:r w:rsidRPr="009C1193">
        <w:rPr>
          <w:noProof/>
        </w:rPr>
        <w:t>Data Smoothing:</w:t>
      </w:r>
      <w:bookmarkEnd w:id="141"/>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w:t>
      </w:r>
      <w:proofErr w:type="spellStart"/>
      <w:r>
        <w:t>datasmoothing</w:t>
      </w:r>
      <w:proofErr w:type="spellEnd"/>
      <w:r>
        <w:t xml:space="preserve">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142" w:name="_Toc519240342"/>
      <w:r w:rsidRPr="00A62E1A">
        <w:t>Raw Signal Thresholds</w:t>
      </w:r>
      <w:r>
        <w:t>:</w:t>
      </w:r>
      <w:bookmarkEnd w:id="142"/>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FA4E14" w:rsidRDefault="00FA4E14">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5"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DQ7Q5+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FA4E14" w:rsidRDefault="00FA4E14">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FA4E14" w:rsidRDefault="00FA4E14">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6"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" fillcolor="white [3201]" strokeweight=".5pt">
                <v:path arrowok="t"/>
                <v:textbo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FA4E14" w:rsidRDefault="00FA4E14">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7"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AwoA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" fillcolor="white [3201]" strokeweight=".5pt">
                <v:path arrowok="t"/>
                <v:textbox>
                  <w:txbxContent>
                    <w:p w14:paraId="69E4526B" w14:textId="77777777" w:rsidR="00FA4E14" w:rsidRDefault="00FA4E14">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143" w:name="_Toc519240343"/>
      <w:r w:rsidRPr="009C1193">
        <w:t>Negative Analyzer</w:t>
      </w:r>
      <w:r w:rsidR="00E1132B" w:rsidRPr="009C1193">
        <w:t>:</w:t>
      </w:r>
      <w:bookmarkEnd w:id="143"/>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FA4E14" w:rsidRDefault="00FA4E14">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8"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" fillcolor="white [3201]" strokeweight=".5pt">
                <v:path arrowok="t"/>
                <v:textbox>
                  <w:txbxContent>
                    <w:p w14:paraId="24FD05E1" w14:textId="77777777" w:rsidR="00FA4E14" w:rsidRDefault="00FA4E14">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144" w:name="_Toc519240344"/>
      <w:r w:rsidRPr="009C1193">
        <w:t>Data Analysis</w:t>
      </w:r>
      <w:r>
        <w:t>:</w:t>
      </w:r>
      <w:bookmarkEnd w:id="144"/>
    </w:p>
    <w:p w14:paraId="4DA3518D" w14:textId="77777777" w:rsidR="009C1193" w:rsidRPr="009C1193" w:rsidRDefault="009C1193">
      <w:pPr>
        <w:rPr>
          <w:b/>
        </w:rPr>
      </w:pPr>
    </w:p>
    <w:p w14:paraId="0D7C7987" w14:textId="740EA7C2"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the </w:t>
      </w:r>
      <w:r w:rsidR="00BE7C1B">
        <w:t>(</w:t>
      </w:r>
      <w:r w:rsidR="008F785B">
        <w:t>unknown</w:t>
      </w:r>
      <w:r w:rsidR="00BE7C1B">
        <w:t>)</w:t>
      </w:r>
      <w:r w:rsidR="008F785B">
        <w:t xml:space="preserve"> </w:t>
      </w:r>
      <w:r w:rsidR="00BE7C1B">
        <w:t>concentrations</w:t>
      </w:r>
      <w:r w:rsidR="008F785B">
        <w:t xml:space="preserve"> relative to CO. The point of the data analysis section is to solve this system of equations. </w:t>
      </w:r>
    </w:p>
    <w:p w14:paraId="18F06938" w14:textId="47319B1F" w:rsidR="003F48A1" w:rsidRPr="003C2A1E" w:rsidRDefault="003F48A1" w:rsidP="003F48A1">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FA4E14" w:rsidRDefault="00FA4E14"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09552"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FA4E14" w:rsidRDefault="00FA4E14"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390FF8E4" w:rsidR="00FA4E14" w:rsidRDefault="00397D65" w:rsidP="003F48A1">
                            <w:pPr>
                              <w:jc w:val="center"/>
                            </w:pPr>
                            <w:r>
                              <w:t>Concentrations</w:t>
                            </w:r>
                            <w:r w:rsidR="00FA4E14">
                              <w:t xml:space="preserve"> 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C83420" id="_x0000_t202" coordsize="21600,21600" o:spt="202" path="m,l,21600r21600,l21600,xe">
                <v:stroke joinstyle="miter"/>
                <v:path gradientshapeok="t" o:connecttype="rect"/>
              </v:shapetype>
              <v:shape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v6EwIAAP8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" stroked="f">
                <v:textbox style="mso-fit-shape-to-text:t">
                  <w:txbxContent>
                    <w:p w14:paraId="3A2EE3E3" w14:textId="390FF8E4" w:rsidR="00FA4E14" w:rsidRDefault="00397D65" w:rsidP="003F48A1">
                      <w:pPr>
                        <w:jc w:val="center"/>
                      </w:pPr>
                      <w:r>
                        <w:t>Concentrations</w:t>
                      </w:r>
                      <w:r w:rsidR="00FA4E14">
                        <w:t xml:space="preserve"> 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FA4E14" w:rsidRPr="00BD389E" w:rsidRDefault="00FA4E14">
                            <w:pPr>
                              <w:jc w:val="both"/>
                              <w:rPr>
                                <w:sz w:val="24"/>
                              </w:rPr>
                              <w:pPrChange w:id="145"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FA4E14" w:rsidRPr="00BD389E" w:rsidRDefault="00FA4E14">
                      <w:pPr>
                        <w:jc w:val="both"/>
                        <w:rPr>
                          <w:sz w:val="24"/>
                        </w:rPr>
                        <w:pPrChange w:id="131" w:author="Rogers, Alexander M." w:date="2018-10-15T15:57:00Z">
                          <w:pPr/>
                        </w:pPrChange>
                      </w:pPr>
                      <w:r w:rsidRPr="00BD389E">
                        <w:rPr>
                          <w:sz w:val="24"/>
                        </w:rPr>
                        <w:t>C = Correction Value</w:t>
                      </w:r>
                    </w:p>
                  </w:txbxContent>
                </v:textbox>
              </v:shape>
            </w:pict>
          </mc:Fallback>
        </mc:AlternateContent>
      </w:r>
    </w:p>
    <w:p w14:paraId="5A01425D" w14:textId="77777777" w:rsidR="003F48A1" w:rsidRPr="003F48A1" w:rsidRDefault="007B6BF0" w:rsidP="003F48A1">
      <w:pPr>
        <w:rPr>
          <w:sz w:val="28"/>
        </w:rPr>
      </w:pPr>
      <m:oMathPara>
        <m:oMathParaPr>
          <m:jc m:val="left"/>
        </m:oMathParaPr>
        <m:oMath>
          <m:d>
            <m:dPr>
              <m:begChr m:val="["/>
              <m:endChr m:val="]"/>
              <m:ctrlPr>
                <w:rPr>
                  <w:rFonts w:ascii="Cambria Math" w:hAnsi="Cambria Math"/>
                  <w:i/>
                  <w:sz w:val="28"/>
                </w:rPr>
              </m:ctrlPr>
            </m:dPr>
            <m:e>
              <m:m>
                <m:mPr>
                  <m:mcs>
                    <m:mc>
                      <m:mcPr>
                        <m:count m:val="3"/>
                        <m:mcJc m:val="center"/>
                      </m:mcPr>
                    </m:mc>
                  </m:mcs>
                  <m:ctrlPr>
                    <w:rPr>
                      <w:rFonts w:ascii="Cambria Math" w:hAnsi="Cambria Math"/>
                      <w:i/>
                      <w:sz w:val="28"/>
                    </w:rPr>
                  </m:ctrlPr>
                </m:mPr>
                <m:m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C</m:t>
                            </m:r>
                          </m:e>
                          <m:sub>
                            <m:r>
                              <w:rPr>
                                <w:rFonts w:ascii="Cambria Math" w:hAnsi="Cambria Math"/>
                                <w:sz w:val="28"/>
                              </w:rPr>
                              <m:t>x-m12</m:t>
                            </m:r>
                          </m:sub>
                        </m:sSub>
                      </m:e>
                      <m:sup>
                        <m:r>
                          <w:rPr>
                            <w:rFonts w:ascii="Cambria Math" w:hAnsi="Cambria Math"/>
                            <w:sz w:val="28"/>
                          </w:rPr>
                          <m:t>-1</m:t>
                        </m:r>
                      </m:sup>
                    </m:sSup>
                    <m:ctrlPr>
                      <w:rPr>
                        <w:rFonts w:ascii="Cambria Math" w:eastAsia="Cambria Math" w:hAnsi="Cambria Math" w:cs="Cambria Math"/>
                        <w:i/>
                        <w:sz w:val="28"/>
                      </w:rPr>
                    </m:ctrlPr>
                  </m:e>
                  <m:e>
                    <m:sSup>
                      <m:sSupPr>
                        <m:ctrlPr>
                          <w:rPr>
                            <w:rFonts w:ascii="Cambria Math" w:eastAsia="Cambria Math" w:hAnsi="Cambria Math" w:cs="Cambria Math"/>
                            <w:i/>
                            <w:sz w:val="28"/>
                          </w:rPr>
                        </m:ctrlPr>
                      </m:sSupPr>
                      <m:e>
                        <m:sSub>
                          <m:sSubPr>
                            <m:ctrlPr>
                              <w:rPr>
                                <w:rFonts w:ascii="Cambria Math" w:eastAsia="Cambria Math" w:hAnsi="Cambria Math" w:cs="Cambria Math"/>
                                <w:i/>
                                <w:sz w:val="28"/>
                              </w:rPr>
                            </m:ctrlPr>
                          </m:sSubPr>
                          <m:e>
                            <m:r>
                              <w:rPr>
                                <w:rFonts w:ascii="Cambria Math" w:eastAsia="Cambria Math" w:hAnsi="Cambria Math" w:cs="Cambria Math"/>
                                <w:sz w:val="28"/>
                              </w:rPr>
                              <m:t>C</m:t>
                            </m:r>
                          </m:e>
                          <m:sub>
                            <m:r>
                              <w:rPr>
                                <w:rFonts w:ascii="Cambria Math" w:eastAsia="Cambria Math" w:hAnsi="Cambria Math" w:cs="Cambria Math"/>
                                <w:sz w:val="28"/>
                              </w:rPr>
                              <m:t>y-m12</m:t>
                            </m:r>
                          </m:sub>
                        </m:sSub>
                      </m:e>
                      <m:sup>
                        <m:r>
                          <w:rPr>
                            <w:rFonts w:ascii="Cambria Math" w:eastAsia="Cambria Math" w:hAnsi="Cambria Math" w:cs="Cambria Math"/>
                            <w:sz w:val="28"/>
                          </w:rPr>
                          <m:t>-1</m:t>
                        </m:r>
                      </m:sup>
                    </m:sSup>
                    <m:ctrlPr>
                      <w:rPr>
                        <w:rFonts w:ascii="Cambria Math" w:eastAsia="Cambria Math" w:hAnsi="Cambria Math" w:cs="Cambria Math"/>
                        <w:i/>
                        <w:sz w:val="28"/>
                      </w:rPr>
                    </m:ctrlPr>
                  </m:e>
                  <m:e>
                    <m:sSup>
                      <m:sSupPr>
                        <m:ctrlPr>
                          <w:rPr>
                            <w:rFonts w:ascii="Cambria Math" w:eastAsia="Cambria Math" w:hAnsi="Cambria Math" w:cs="Cambria Math"/>
                            <w:i/>
                            <w:sz w:val="28"/>
                          </w:rPr>
                        </m:ctrlPr>
                      </m:sSupPr>
                      <m:e>
                        <m:sSub>
                          <m:sSubPr>
                            <m:ctrlPr>
                              <w:rPr>
                                <w:rFonts w:ascii="Cambria Math" w:eastAsia="Cambria Math" w:hAnsi="Cambria Math" w:cs="Cambria Math"/>
                                <w:i/>
                                <w:sz w:val="28"/>
                              </w:rPr>
                            </m:ctrlPr>
                          </m:sSubPr>
                          <m:e>
                            <m:r>
                              <w:rPr>
                                <w:rFonts w:ascii="Cambria Math" w:eastAsia="Cambria Math" w:hAnsi="Cambria Math" w:cs="Cambria Math"/>
                                <w:sz w:val="28"/>
                              </w:rPr>
                              <m:t>C</m:t>
                            </m:r>
                          </m:e>
                          <m:sub>
                            <m:r>
                              <w:rPr>
                                <w:rFonts w:ascii="Cambria Math" w:eastAsia="Cambria Math" w:hAnsi="Cambria Math" w:cs="Cambria Math"/>
                                <w:sz w:val="28"/>
                              </w:rPr>
                              <m:t>z-m12</m:t>
                            </m:r>
                          </m:sub>
                        </m:sSub>
                      </m:e>
                      <m:sup>
                        <m:r>
                          <w:rPr>
                            <w:rFonts w:ascii="Cambria Math" w:eastAsia="Cambria Math" w:hAnsi="Cambria Math" w:cs="Cambria Math"/>
                            <w:sz w:val="28"/>
                          </w:rPr>
                          <m:t>-1</m:t>
                        </m:r>
                      </m:sup>
                    </m:sSup>
                    <m:ctrlPr>
                      <w:rPr>
                        <w:rFonts w:ascii="Cambria Math" w:eastAsia="Cambria Math" w:hAnsi="Cambria Math" w:cs="Cambria Math"/>
                        <w:i/>
                        <w:sz w:val="28"/>
                      </w:rPr>
                    </m:ctrlPr>
                  </m:e>
                </m:mr>
                <m:mr>
                  <m:e>
                    <m:sSup>
                      <m:sSupPr>
                        <m:ctrlPr>
                          <w:rPr>
                            <w:rFonts w:ascii="Cambria Math" w:eastAsia="Cambria Math" w:hAnsi="Cambria Math" w:cs="Cambria Math"/>
                            <w:i/>
                            <w:sz w:val="28"/>
                          </w:rPr>
                        </m:ctrlPr>
                      </m:sSupPr>
                      <m:e>
                        <m:sSub>
                          <m:sSubPr>
                            <m:ctrlPr>
                              <w:rPr>
                                <w:rFonts w:ascii="Cambria Math" w:eastAsia="Cambria Math" w:hAnsi="Cambria Math" w:cs="Cambria Math"/>
                                <w:i/>
                                <w:sz w:val="28"/>
                              </w:rPr>
                            </m:ctrlPr>
                          </m:sSubPr>
                          <m:e>
                            <m:r>
                              <w:rPr>
                                <w:rFonts w:ascii="Cambria Math" w:eastAsia="Cambria Math" w:hAnsi="Cambria Math" w:cs="Cambria Math"/>
                                <w:sz w:val="28"/>
                              </w:rPr>
                              <m:t>C</m:t>
                            </m:r>
                          </m:e>
                          <m:sub>
                            <m:r>
                              <w:rPr>
                                <w:rFonts w:ascii="Cambria Math" w:eastAsia="Cambria Math" w:hAnsi="Cambria Math" w:cs="Cambria Math"/>
                                <w:sz w:val="28"/>
                              </w:rPr>
                              <m:t>x-m13</m:t>
                            </m:r>
                          </m:sub>
                        </m:sSub>
                      </m:e>
                      <m:sup>
                        <m:r>
                          <w:rPr>
                            <w:rFonts w:ascii="Cambria Math" w:eastAsia="Cambria Math" w:hAnsi="Cambria Math" w:cs="Cambria Math"/>
                            <w:sz w:val="28"/>
                          </w:rPr>
                          <m:t>-1</m:t>
                        </m:r>
                      </m:sup>
                    </m:sSup>
                  </m:e>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C</m:t>
                            </m:r>
                          </m:e>
                          <m:sub>
                            <m:r>
                              <w:rPr>
                                <w:rFonts w:ascii="Cambria Math" w:hAnsi="Cambria Math"/>
                                <w:sz w:val="28"/>
                              </w:rPr>
                              <m:t>y-m13</m:t>
                            </m:r>
                          </m:sub>
                        </m:sSub>
                      </m:e>
                      <m:sup>
                        <m:r>
                          <w:rPr>
                            <w:rFonts w:ascii="Cambria Math" w:hAnsi="Cambria Math"/>
                            <w:sz w:val="28"/>
                          </w:rPr>
                          <m:t>-1</m:t>
                        </m:r>
                      </m:sup>
                    </m:sSup>
                    <m:ctrlPr>
                      <w:rPr>
                        <w:rFonts w:ascii="Cambria Math" w:eastAsia="Cambria Math" w:hAnsi="Cambria Math" w:cs="Cambria Math"/>
                        <w:i/>
                        <w:sz w:val="28"/>
                      </w:rPr>
                    </m:ctrlPr>
                  </m:e>
                  <m:e>
                    <m:sSup>
                      <m:sSupPr>
                        <m:ctrlPr>
                          <w:rPr>
                            <w:rFonts w:ascii="Cambria Math" w:eastAsia="Cambria Math" w:hAnsi="Cambria Math" w:cs="Cambria Math"/>
                            <w:i/>
                            <w:sz w:val="28"/>
                          </w:rPr>
                        </m:ctrlPr>
                      </m:sSupPr>
                      <m:e>
                        <m:sSub>
                          <m:sSubPr>
                            <m:ctrlPr>
                              <w:rPr>
                                <w:rFonts w:ascii="Cambria Math" w:eastAsia="Cambria Math" w:hAnsi="Cambria Math" w:cs="Cambria Math"/>
                                <w:i/>
                                <w:sz w:val="28"/>
                              </w:rPr>
                            </m:ctrlPr>
                          </m:sSubPr>
                          <m:e>
                            <m:r>
                              <w:rPr>
                                <w:rFonts w:ascii="Cambria Math" w:eastAsia="Cambria Math" w:hAnsi="Cambria Math" w:cs="Cambria Math"/>
                                <w:sz w:val="28"/>
                              </w:rPr>
                              <m:t>C</m:t>
                            </m:r>
                          </m:e>
                          <m:sub>
                            <m:r>
                              <w:rPr>
                                <w:rFonts w:ascii="Cambria Math" w:eastAsia="Cambria Math" w:hAnsi="Cambria Math" w:cs="Cambria Math"/>
                                <w:sz w:val="28"/>
                              </w:rPr>
                              <m:t>z-m13</m:t>
                            </m:r>
                          </m:sub>
                        </m:sSub>
                      </m:e>
                      <m:sup>
                        <m:r>
                          <w:rPr>
                            <w:rFonts w:ascii="Cambria Math" w:eastAsia="Cambria Math" w:hAnsi="Cambria Math" w:cs="Cambria Math"/>
                            <w:sz w:val="28"/>
                          </w:rPr>
                          <m:t>-1</m:t>
                        </m:r>
                      </m:sup>
                    </m:sSup>
                  </m:e>
                </m:mr>
                <m:m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C</m:t>
                            </m:r>
                          </m:e>
                          <m:sub>
                            <m:r>
                              <w:rPr>
                                <w:rFonts w:ascii="Cambria Math" w:hAnsi="Cambria Math"/>
                                <w:sz w:val="28"/>
                              </w:rPr>
                              <m:t>x-m14</m:t>
                            </m:r>
                          </m:sub>
                        </m:sSub>
                      </m:e>
                      <m:sup>
                        <m:r>
                          <w:rPr>
                            <w:rFonts w:ascii="Cambria Math" w:hAnsi="Cambria Math"/>
                            <w:sz w:val="28"/>
                          </w:rPr>
                          <m:t>-1</m:t>
                        </m:r>
                      </m:sup>
                    </m:sSup>
                  </m:e>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C</m:t>
                            </m:r>
                          </m:e>
                          <m:sub>
                            <m:r>
                              <w:rPr>
                                <w:rFonts w:ascii="Cambria Math" w:hAnsi="Cambria Math"/>
                                <w:sz w:val="28"/>
                              </w:rPr>
                              <m:t>y-m14</m:t>
                            </m:r>
                          </m:sub>
                        </m:sSub>
                      </m:e>
                      <m:sup>
                        <m:r>
                          <w:rPr>
                            <w:rFonts w:ascii="Cambria Math" w:hAnsi="Cambria Math"/>
                            <w:sz w:val="28"/>
                          </w:rPr>
                          <m:t>-1</m:t>
                        </m:r>
                      </m:sup>
                    </m:sSup>
                    <m:ctrlPr>
                      <w:rPr>
                        <w:rFonts w:ascii="Cambria Math" w:eastAsia="Cambria Math" w:hAnsi="Cambria Math" w:cs="Cambria Math"/>
                        <w:i/>
                        <w:sz w:val="28"/>
                      </w:rPr>
                    </m:ctrlPr>
                  </m:e>
                  <m:e>
                    <m:sSup>
                      <m:sSupPr>
                        <m:ctrlPr>
                          <w:rPr>
                            <w:rFonts w:ascii="Cambria Math" w:eastAsia="Cambria Math" w:hAnsi="Cambria Math" w:cs="Cambria Math"/>
                            <w:i/>
                            <w:sz w:val="28"/>
                          </w:rPr>
                        </m:ctrlPr>
                      </m:sSupPr>
                      <m:e>
                        <m:sSub>
                          <m:sSubPr>
                            <m:ctrlPr>
                              <w:rPr>
                                <w:rFonts w:ascii="Cambria Math" w:eastAsia="Cambria Math" w:hAnsi="Cambria Math" w:cs="Cambria Math"/>
                                <w:i/>
                                <w:sz w:val="28"/>
                              </w:rPr>
                            </m:ctrlPr>
                          </m:sSubPr>
                          <m:e>
                            <m:r>
                              <w:rPr>
                                <w:rFonts w:ascii="Cambria Math" w:eastAsia="Cambria Math" w:hAnsi="Cambria Math" w:cs="Cambria Math"/>
                                <w:sz w:val="28"/>
                              </w:rPr>
                              <m:t>C</m:t>
                            </m:r>
                          </m:e>
                          <m:sub>
                            <m:r>
                              <w:rPr>
                                <w:rFonts w:ascii="Cambria Math" w:eastAsia="Cambria Math" w:hAnsi="Cambria Math" w:cs="Cambria Math"/>
                                <w:sz w:val="28"/>
                              </w:rPr>
                              <m:t>z-m14</m:t>
                            </m:r>
                          </m:sub>
                        </m:sSub>
                      </m:e>
                      <m:sup>
                        <m:r>
                          <w:rPr>
                            <w:rFonts w:ascii="Cambria Math" w:eastAsia="Cambria Math" w:hAnsi="Cambria Math" w:cs="Cambria Math"/>
                            <w:sz w:val="28"/>
                          </w:rPr>
                          <m:t>-1</m:t>
                        </m:r>
                      </m:sup>
                    </m:sSup>
                  </m:e>
                </m:mr>
              </m:m>
            </m:e>
          </m:d>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rPr>
                          <m:t xml:space="preserve"> x</m:t>
                        </m:r>
                      </m:e>
                      <m:sub/>
                      <m:sup/>
                    </m:sSubSup>
                  </m:e>
                </m:mr>
                <m:mr>
                  <m:e>
                    <m:sSubSup>
                      <m:sSubSupPr>
                        <m:ctrlPr>
                          <w:rPr>
                            <w:rFonts w:ascii="Cambria Math" w:hAnsi="Cambria Math"/>
                            <w:i/>
                            <w:sz w:val="28"/>
                          </w:rPr>
                        </m:ctrlPr>
                      </m:sSubSupPr>
                      <m:e>
                        <m:r>
                          <w:rPr>
                            <w:rFonts w:ascii="Cambria Math" w:hAnsi="Cambria Math"/>
                            <w:sz w:val="28"/>
                          </w:rPr>
                          <m:t xml:space="preserve">  y</m:t>
                        </m:r>
                      </m:e>
                      <m:sub/>
                      <m:sup/>
                    </m:sSubSup>
                    <m:ctrlPr>
                      <w:rPr>
                        <w:rFonts w:ascii="Cambria Math" w:eastAsia="Cambria Math" w:hAnsi="Cambria Math" w:cs="Cambria Math"/>
                        <w:i/>
                        <w:sz w:val="28"/>
                      </w:rPr>
                    </m:ctrlPr>
                  </m:e>
                </m:mr>
                <m:mr>
                  <m:e>
                    <m:sSubSup>
                      <m:sSubSupPr>
                        <m:ctrlPr>
                          <w:rPr>
                            <w:rFonts w:ascii="Cambria Math" w:eastAsia="Cambria Math" w:hAnsi="Cambria Math" w:cs="Cambria Math"/>
                            <w:i/>
                            <w:sz w:val="28"/>
                          </w:rPr>
                        </m:ctrlPr>
                      </m:sSubSupPr>
                      <m:e>
                        <m:r>
                          <w:rPr>
                            <w:rFonts w:ascii="Cambria Math" w:eastAsia="Cambria Math" w:hAnsi="Cambria Math" w:cs="Cambria Math"/>
                            <w:sz w:val="28"/>
                          </w:rPr>
                          <m:t xml:space="preserve">  z</m:t>
                        </m:r>
                      </m:e>
                      <m:sub/>
                      <m:sup/>
                    </m:sSubSup>
                  </m:e>
                </m:mr>
              </m:m>
            </m:e>
          </m:d>
          <m:r>
            <w:rPr>
              <w:rFonts w:ascii="Cambria Math" w:hAnsi="Cambria Math"/>
              <w:sz w:val="28"/>
            </w:rPr>
            <m:t xml:space="preserve">= </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m12</m:t>
                        </m:r>
                      </m:sub>
                      <m:sup/>
                    </m:sSubSup>
                  </m:e>
                </m:mr>
                <m:mr>
                  <m:e>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m13</m:t>
                        </m:r>
                      </m:sub>
                      <m:sup/>
                    </m:sSubSup>
                    <m:ctrlPr>
                      <w:rPr>
                        <w:rFonts w:ascii="Cambria Math" w:eastAsia="Cambria Math" w:hAnsi="Cambria Math" w:cs="Cambria Math"/>
                        <w:i/>
                        <w:sz w:val="28"/>
                      </w:rPr>
                    </m:ctrlPr>
                  </m:e>
                </m:mr>
                <m:mr>
                  <m:e>
                    <m:sSubSup>
                      <m:sSubSupPr>
                        <m:ctrlPr>
                          <w:rPr>
                            <w:rFonts w:ascii="Cambria Math" w:eastAsia="Cambria Math" w:hAnsi="Cambria Math" w:cs="Cambria Math"/>
                            <w:i/>
                            <w:sz w:val="28"/>
                          </w:rPr>
                        </m:ctrlPr>
                      </m:sSubSupPr>
                      <m:e>
                        <m:r>
                          <w:rPr>
                            <w:rFonts w:ascii="Cambria Math" w:eastAsia="Cambria Math" w:hAnsi="Cambria Math" w:cs="Cambria Math"/>
                            <w:sz w:val="28"/>
                          </w:rPr>
                          <m:t>S</m:t>
                        </m:r>
                      </m:e>
                      <m:sub>
                        <m:r>
                          <w:rPr>
                            <w:rFonts w:ascii="Cambria Math" w:eastAsia="Cambria Math" w:hAnsi="Cambria Math" w:cs="Cambria Math"/>
                            <w:sz w:val="28"/>
                          </w:rPr>
                          <m:t>m14</m:t>
                        </m:r>
                      </m:sub>
                      <m:sup/>
                    </m:sSubSup>
                  </m:e>
                </m:mr>
              </m:m>
            </m:e>
          </m:d>
        </m:oMath>
      </m:oMathPara>
    </w:p>
    <w:p w14:paraId="7D5BCC63" w14:textId="77777777" w:rsidR="003F48A1" w:rsidRDefault="003F48A1" w:rsidP="003F48A1"/>
    <w:p w14:paraId="7B4ED85A" w14:textId="4D6CE190" w:rsidR="00BA3A58" w:rsidRDefault="00935A1B">
      <w:pPr>
        <w:spacing w:line="480" w:lineRule="auto"/>
        <w:jc w:val="right"/>
        <w:pPrChange w:id="146" w:author="Rogers, Alexander M." w:date="2018-10-15T15:57:00Z">
          <w:pPr>
            <w:spacing w:line="480" w:lineRule="auto"/>
          </w:pPr>
        </w:pPrChange>
      </w:pPr>
      <w:del w:id="147"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7B6BF0"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w:t>
      </w:r>
      <w:proofErr w:type="spellStart"/>
      <w:r>
        <w:rPr>
          <w:rFonts w:cstheme="minorHAnsi"/>
        </w:rPr>
        <w:t>doi</w:t>
      </w:r>
      <w:proofErr w:type="spellEnd"/>
      <w:r>
        <w:rPr>
          <w:rFonts w:cstheme="minorHAnsi"/>
        </w:rPr>
        <w:t xml:space="preserve">: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the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148" w:name="_Toc519238877"/>
      <w:bookmarkStart w:id="149" w:name="_Toc519240345"/>
      <w:r w:rsidRPr="00401E6A">
        <w:t>Inverse Method:</w:t>
      </w:r>
      <w:bookmarkEnd w:id="148"/>
      <w:bookmarkEnd w:id="149"/>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FA4E14" w:rsidRDefault="00FA4E14"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2"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" fillcolor="white [3201]" strokeweight=".5pt">
                <v:path arrowok="t"/>
                <v:textbox>
                  <w:txbxContent>
                    <w:p w14:paraId="69184927" w14:textId="77777777" w:rsidR="00FA4E14" w:rsidRDefault="00FA4E14" w:rsidP="00440B16">
                      <w:r>
                        <w:t>(left) Choosing the inverse method in User Input</w:t>
                      </w:r>
                    </w:p>
                  </w:txbxContent>
                </v:textbox>
              </v:shape>
            </w:pict>
          </mc:Fallback>
        </mc:AlternateContent>
      </w:r>
      <w:r>
        <w:t xml:space="preserve">The inverse Method computes the relative signals by computing an Inverse Matrix and solving. The </w:t>
      </w:r>
      <w:proofErr w:type="spellStart"/>
      <w:r>
        <w:t>Numpy</w:t>
      </w:r>
      <w:proofErr w:type="spellEnd"/>
      <w:r>
        <w:t xml:space="preserve">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FA4E14" w:rsidRDefault="00FA4E14"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3"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" fillcolor="white [3201]" strokeweight=".5pt">
                <v:path arrowok="t"/>
                <v:textbox>
                  <w:txbxContent>
                    <w:p w14:paraId="223CA240" w14:textId="77777777" w:rsidR="00FA4E14" w:rsidRDefault="00FA4E14"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w:t>
      </w:r>
      <w:proofErr w:type="gramStart"/>
      <w:r>
        <w:t>consolidation;</w:t>
      </w:r>
      <w:proofErr w:type="gramEnd"/>
      <w:r>
        <w:t xml:space="preserve">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150" w:name="_Toc519238878"/>
      <w:bookmarkStart w:id="151" w:name="_Toc519240346"/>
      <w:r w:rsidRPr="005B73DE">
        <w:t>Sequential Linear Subtraction Method</w:t>
      </w:r>
      <w:r>
        <w:t>:</w:t>
      </w:r>
      <w:bookmarkEnd w:id="150"/>
      <w:bookmarkEnd w:id="151"/>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FA4E14" w:rsidRDefault="00FA4E14" w:rsidP="00440B16">
                            <w:r>
                              <w:t xml:space="preserve">(left) Choosing </w:t>
                            </w:r>
                            <w:proofErr w:type="spellStart"/>
                            <w:r>
                              <w:t>sls</w:t>
                            </w:r>
                            <w:proofErr w:type="spellEnd"/>
                            <w:r>
                              <w:t xml:space="preserve">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4"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BJE0DFoQIAANcFAAAOAAAAAAAAAAAAAAAA&#10;AC4CAABkcnMvZTJvRG9jLnhtbFBLAQItABQABgAIAAAAIQDYa/wi4wAAAAsBAAAPAAAAAAAAAAAA&#10;AAAAAPsEAABkcnMvZG93bnJldi54bWxQSwUGAAAAAAQABADzAAAACwYAAAAA&#10;" fillcolor="white [3201]" strokeweight=".5pt">
                <v:path arrowok="t"/>
                <v:textbox>
                  <w:txbxContent>
                    <w:p w14:paraId="48D0F2EF" w14:textId="77777777" w:rsidR="00FA4E14" w:rsidRDefault="00FA4E14"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w:t>
      </w:r>
      <w:proofErr w:type="gramStart"/>
      <w:r>
        <w:t>all of</w:t>
      </w:r>
      <w:proofErr w:type="gramEnd"/>
      <w:r>
        <w:t xml:space="preserve"> the signals. In common SLS several molecules with overlapping mass fragments are subtracted out. These removed fragments are then solved via brute optimization. As with unique SLS it is likely that not </w:t>
      </w:r>
      <w:proofErr w:type="gramStart"/>
      <w:r>
        <w:t>all of</w:t>
      </w:r>
      <w:proofErr w:type="gramEnd"/>
      <w:r>
        <w:t xml:space="preserve">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FA4E14" w:rsidRDefault="00FA4E14" w:rsidP="00440B16">
                            <w:r>
                              <w:t xml:space="preserve">(left) An illustration of choosing common for the </w:t>
                            </w:r>
                            <w:proofErr w:type="spellStart"/>
                            <w:r>
                              <w:t>sls</w:t>
                            </w:r>
                            <w:proofErr w:type="spellEnd"/>
                            <w:r>
                              <w:t xml:space="preserve">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65"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" fillcolor="white [3201]" strokeweight=".5pt">
                <v:path arrowok="t"/>
                <v:textbox>
                  <w:txbxContent>
                    <w:p w14:paraId="32F0221C" w14:textId="77777777" w:rsidR="00FA4E14" w:rsidRDefault="00FA4E14"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152" w:name="_Toc519238879"/>
      <w:bookmarkStart w:id="153" w:name="_Toc519240347"/>
      <w:r w:rsidRPr="009C1193">
        <w:t>Finisher:</w:t>
      </w:r>
      <w:bookmarkEnd w:id="152"/>
      <w:bookmarkEnd w:id="153"/>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processing, a ‘Finisher’ to better resolve these signals.  </w:t>
      </w:r>
    </w:p>
    <w:p w14:paraId="45D13A2C" w14:textId="77777777" w:rsidR="00440B16" w:rsidRPr="009C1193" w:rsidRDefault="00440B16" w:rsidP="00440B16">
      <w:pPr>
        <w:pStyle w:val="Heading3"/>
      </w:pPr>
      <w:bookmarkStart w:id="154" w:name="_Toc519238880"/>
      <w:bookmarkStart w:id="155" w:name="_Toc519240348"/>
      <w:r w:rsidRPr="009C1193">
        <w:t>Brute:</w:t>
      </w:r>
      <w:bookmarkEnd w:id="154"/>
      <w:bookmarkEnd w:id="155"/>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w:t>
      </w:r>
      <w:proofErr w:type="gramStart"/>
      <w:r>
        <w:t>this is why</w:t>
      </w:r>
      <w:proofErr w:type="gramEnd"/>
      <w:r>
        <w:t xml:space="preserve"> Brute optimization is not offered along with SLS or inverse as an initial option to resolve the relative signals/concentrations). There are four variations of Brute option:</w:t>
      </w:r>
    </w:p>
    <w:p w14:paraId="65CCE849" w14:textId="77777777" w:rsidR="00440B16" w:rsidRDefault="00440B16" w:rsidP="00440B16">
      <w:r>
        <w:t>Sum of Square Residuals (</w:t>
      </w:r>
      <w:proofErr w:type="spellStart"/>
      <w:r>
        <w:t>ssr</w:t>
      </w:r>
      <w:proofErr w:type="spellEnd"/>
      <w:r>
        <w:t xml:space="preserve">): goal is to minimize the sum of square residuals of each molecule in grid search. </w:t>
      </w:r>
    </w:p>
    <w:p w14:paraId="00F81A4E" w14:textId="77777777" w:rsidR="00440B16" w:rsidRDefault="00440B16" w:rsidP="00440B16">
      <w:r>
        <w:t>Sum of Absolute Residuals (</w:t>
      </w:r>
      <w:proofErr w:type="spellStart"/>
      <w:r>
        <w:t>sar</w:t>
      </w:r>
      <w:proofErr w:type="spellEnd"/>
      <w:r>
        <w:t xml:space="preserve">): goal is to minimize the sum of the absolute residuals of each molecule in grid search. </w:t>
      </w:r>
    </w:p>
    <w:p w14:paraId="4915D763" w14:textId="77777777" w:rsidR="00440B16" w:rsidRDefault="00440B16" w:rsidP="00440B16">
      <w:r>
        <w:t>Weighted Sum of Square Residuals (</w:t>
      </w:r>
      <w:proofErr w:type="spellStart"/>
      <w:r>
        <w:t>WeightedSSR</w:t>
      </w:r>
      <w:proofErr w:type="spellEnd"/>
      <w:r>
        <w:t>):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FA4E14" w:rsidRDefault="00FA4E14" w:rsidP="00440B16">
                            <w:r>
                              <w:t xml:space="preserve">(left) choosing the </w:t>
                            </w:r>
                            <w:proofErr w:type="spellStart"/>
                            <w:r>
                              <w:t>ssr</w:t>
                            </w:r>
                            <w:proofErr w:type="spellEnd"/>
                            <w:r>
                              <w:t xml:space="preserve"> option for the </w:t>
                            </w:r>
                            <w:proofErr w:type="spellStart"/>
                            <w:r>
                              <w:t>sls</w:t>
                            </w:r>
                            <w:proofErr w:type="spellEnd"/>
                            <w:r>
                              <w:t xml:space="preserve">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66"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uiLsa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FA4E14" w:rsidRDefault="00FA4E14" w:rsidP="00440B16">
                      <w:r>
                        <w:t xml:space="preserve">(left) choosing the ssr option for the sls finisher. </w:t>
                      </w:r>
                    </w:p>
                  </w:txbxContent>
                </v:textbox>
              </v:shape>
            </w:pict>
          </mc:Fallback>
        </mc:AlternateContent>
      </w:r>
      <w:r>
        <w:t>Weighted Sum of Absolute Residuals (</w:t>
      </w:r>
      <w:proofErr w:type="spellStart"/>
      <w:r>
        <w:t>WeightedSAR</w:t>
      </w:r>
      <w:proofErr w:type="spellEnd"/>
      <w:r>
        <w:t>):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156" w:name="_Toc519238881"/>
      <w:bookmarkStart w:id="157" w:name="_Toc519240349"/>
      <w:r w:rsidRPr="009C1193">
        <w:t>Inverse:</w:t>
      </w:r>
      <w:bookmarkEnd w:id="156"/>
      <w:bookmarkEnd w:id="157"/>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FA4E14" w:rsidRDefault="00FA4E14" w:rsidP="00440B16">
                            <w:r>
                              <w:t xml:space="preserve">(left) Choosing the inverse method as the finisher for the </w:t>
                            </w:r>
                            <w:proofErr w:type="spellStart"/>
                            <w:r>
                              <w:t>sls</w:t>
                            </w:r>
                            <w:proofErr w:type="spellEnd"/>
                            <w:r>
                              <w:t xml:space="preserve"> method. </w:t>
                            </w:r>
                          </w:p>
                          <w:p w14:paraId="79BAFCC1" w14:textId="77777777" w:rsidR="00FA4E14" w:rsidRDefault="00FA4E14" w:rsidP="00440B16"/>
                          <w:p w14:paraId="157F686F" w14:textId="77777777" w:rsidR="00FA4E14" w:rsidRDefault="00FA4E14" w:rsidP="00440B16">
                            <w:r>
                              <w:t xml:space="preserve">Note: If not using the </w:t>
                            </w:r>
                            <w:proofErr w:type="spellStart"/>
                            <w:r>
                              <w:t>sls</w:t>
                            </w:r>
                            <w:proofErr w:type="spellEnd"/>
                            <w:r>
                              <w:t xml:space="preserve">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67"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" fillcolor="white [3201]" strokeweight=".5pt">
                <v:path arrowok="t"/>
                <v:textbo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158" w:name="_Toc519240350"/>
      <w:r w:rsidRPr="009C1193">
        <w:t>Converting Relative Signals to Concentrations:</w:t>
      </w:r>
      <w:bookmarkEnd w:id="158"/>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159" w:name="_Toc519238883"/>
      <w:bookmarkStart w:id="160" w:name="_Toc519240351"/>
      <w:r w:rsidRPr="00D312F5">
        <w:rPr>
          <w:sz w:val="26"/>
          <w:szCs w:val="26"/>
          <w:u w:val="single"/>
        </w:rPr>
        <w:t>Signal Simulation</w:t>
      </w:r>
      <w:bookmarkEnd w:id="159"/>
      <w:bookmarkEnd w:id="160"/>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68"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PEek9ykCAABPBAAADgAAAAAAAAAAAAAAAAAuAgAAZHJzL2Uy&#10;b0RvYy54bWxQSwECLQAUAAYACAAAACEANjjn1N4AAAAKAQAADwAAAAAAAAAAAAAAAACDBAAAZHJz&#10;L2Rvd25yZXYueG1sUEsFBgAAAAAEAAQA8wAAAI4FAAAAAA==&#10;">
                <v:textbox style="mso-fit-shape-to-text:t">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161" w:name="_Toc519240352"/>
      <w:r>
        <w:t xml:space="preserve">Appendix 1: </w:t>
      </w:r>
      <w:r w:rsidRPr="003A0A14">
        <w:t>JDX Converter</w:t>
      </w:r>
      <w:bookmarkEnd w:id="161"/>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w:t>
      </w:r>
      <w:proofErr w:type="spellStart"/>
      <w:r>
        <w:t>JDXconverter</w:t>
      </w:r>
      <w:proofErr w:type="spellEnd"/>
      <w:r>
        <w:t xml:space="preserve"> to </w:t>
      </w:r>
      <w:r>
        <w:lastRenderedPageBreak/>
        <w:t xml:space="preserve">generate his or her reference data but it is highly suggested. The program is composed of two python files </w:t>
      </w:r>
      <w:proofErr w:type="gramStart"/>
      <w:r>
        <w:t>-  JDXConverter.py</w:t>
      </w:r>
      <w:proofErr w:type="gramEnd"/>
      <w:r>
        <w:t xml:space="preserve"> and JDXConverterUserInterface.py - and is compiled and run from the command line. The JDX program has two possible input files: 1) the </w:t>
      </w:r>
      <w:proofErr w:type="spellStart"/>
      <w:r>
        <w:t>jdx</w:t>
      </w:r>
      <w:proofErr w:type="spellEnd"/>
      <w:r>
        <w:t xml:space="preserve">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w:t>
      </w:r>
      <w:proofErr w:type="spellStart"/>
      <w:r>
        <w:t>jdx</w:t>
      </w:r>
      <w:proofErr w:type="spellEnd"/>
      <w:r>
        <w:t xml:space="preserve"> files. </w:t>
      </w:r>
      <w:proofErr w:type="spellStart"/>
      <w:r>
        <w:t>jdx</w:t>
      </w:r>
      <w:proofErr w:type="spellEnd"/>
      <w:r>
        <w:t xml:space="preserve">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proofErr w:type="spellStart"/>
      <w:r w:rsidRPr="002B4C9D">
        <w:rPr>
          <w:i/>
        </w:rPr>
        <w:t>ReferenceInfo</w:t>
      </w:r>
      <w:proofErr w:type="spellEnd"/>
      <w:r>
        <w:t xml:space="preserve"> sheet and the </w:t>
      </w:r>
      <w:proofErr w:type="spellStart"/>
      <w:r w:rsidRPr="002B4C9D">
        <w:rPr>
          <w:i/>
        </w:rPr>
        <w:t>simulatedData</w:t>
      </w:r>
      <w:proofErr w:type="spellEnd"/>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FA4E14" w:rsidRDefault="00FA4E14"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9"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" fillcolor="white [3201]" stroked="f" strokeweight=".5pt">
                <v:textbox>
                  <w:txbxContent>
                    <w:p w14:paraId="47AA4836" w14:textId="77777777" w:rsidR="00FA4E14" w:rsidRDefault="00FA4E14"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FA4E14" w:rsidRPr="0086326B" w:rsidRDefault="00FA4E14"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70"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" filled="f" stroked="f" strokeweight=".5pt">
                <v:textbox>
                  <w:txbxContent>
                    <w:p w14:paraId="410712ED" w14:textId="77777777" w:rsidR="00FA4E14" w:rsidRPr="0086326B" w:rsidRDefault="00FA4E14"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w:t>
      </w:r>
      <w:proofErr w:type="spellStart"/>
      <w:r>
        <w:t>jdx</w:t>
      </w:r>
      <w:proofErr w:type="spellEnd"/>
      <w:r>
        <w:t xml:space="preserve"> files to the same location as the </w:t>
      </w:r>
      <w:proofErr w:type="spellStart"/>
      <w:r>
        <w:t>JDXConverter</w:t>
      </w:r>
      <w:proofErr w:type="spellEnd"/>
      <w:r>
        <w:t xml:space="preserve"> files. Begin the program by running the </w:t>
      </w:r>
      <w:proofErr w:type="spellStart"/>
      <w:r>
        <w:t>JDXConverterUserInterface</w:t>
      </w:r>
      <w:proofErr w:type="spellEnd"/>
      <w:r>
        <w:t xml:space="preserv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162" w:name="_Toc519240353"/>
      <w:r>
        <w:t xml:space="preserve">Appendix 2: </w:t>
      </w:r>
      <w:commentRangeStart w:id="163"/>
      <w:r w:rsidRPr="00F977B4">
        <w:t xml:space="preserve">Data Generation </w:t>
      </w:r>
      <w:r>
        <w:t>(Module)</w:t>
      </w:r>
      <w:commentRangeEnd w:id="163"/>
      <w:r>
        <w:rPr>
          <w:rStyle w:val="CommentReference"/>
          <w:rFonts w:asciiTheme="minorHAnsi" w:eastAsiaTheme="minorEastAsia" w:hAnsiTheme="minorHAnsi" w:cstheme="minorBidi"/>
          <w:b w:val="0"/>
          <w:bCs w:val="0"/>
        </w:rPr>
        <w:commentReference w:id="163"/>
      </w:r>
      <w:bookmarkEnd w:id="162"/>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FA4E14" w:rsidRDefault="00FA4E14"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71"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" fillcolor="white [3201]" strokeweight=".5pt">
                <v:path arrowok="t"/>
                <v:textbox>
                  <w:txbxContent>
                    <w:p w14:paraId="5F000D01" w14:textId="77777777" w:rsidR="00FA4E14" w:rsidRDefault="00FA4E14"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FA4E14" w:rsidRDefault="00FA4E14"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72"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LxIj5K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FA4E14" w:rsidRDefault="00FA4E14"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FA4E14" w:rsidRDefault="00FA4E14"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73"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Pi++K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FA4E14" w:rsidRDefault="00FA4E14"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w:t>
      </w:r>
      <w:proofErr w:type="spellStart"/>
      <w:r>
        <w:t>JDXConverter</w:t>
      </w:r>
      <w:proofErr w:type="spellEnd"/>
      <w:r>
        <w:t xml:space="preserve">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If the user selects ‘</w:t>
      </w:r>
      <w:proofErr w:type="gramStart"/>
      <w:r>
        <w:t>yes’</w:t>
      </w:r>
      <w:proofErr w:type="gramEnd"/>
      <w:r>
        <w:t xml:space="preserve">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1" w:author="Yurik" w:date="2018-02-03T13:03:00Z" w:initials="Y">
    <w:p w14:paraId="325431BA" w14:textId="77777777" w:rsidR="00FA4E14" w:rsidRDefault="00FA4E14"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FA4E14" w:rsidRDefault="00FA4E14" w:rsidP="00D72729">
      <w:pPr>
        <w:pStyle w:val="CommentText"/>
      </w:pPr>
    </w:p>
    <w:p w14:paraId="3B3E6E83" w14:textId="77777777" w:rsidR="00FA4E14" w:rsidRDefault="00FA4E14"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FA4E14" w:rsidRDefault="00FA4E14" w:rsidP="00D72729">
      <w:pPr>
        <w:pStyle w:val="CommentText"/>
      </w:pPr>
      <w:r>
        <w:br/>
        <w:t>#These options are for the **Time Range** feature.</w:t>
      </w:r>
    </w:p>
    <w:p w14:paraId="75F6142A" w14:textId="77777777" w:rsidR="00FA4E14" w:rsidRDefault="00FA4E14" w:rsidP="00D72729">
      <w:pPr>
        <w:pStyle w:val="CommentText"/>
      </w:pPr>
    </w:p>
    <w:p w14:paraId="7C7080C5" w14:textId="77777777" w:rsidR="00FA4E14" w:rsidRDefault="00FA4E14"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FA4E14" w:rsidRDefault="00FA4E14">
      <w:pPr>
        <w:pStyle w:val="CommentText"/>
      </w:pPr>
    </w:p>
  </w:comment>
  <w:comment w:id="123" w:author="Yurik" w:date="2018-02-03T13:13:00Z" w:initials="Y">
    <w:p w14:paraId="0D431BE7" w14:textId="77777777" w:rsidR="00FA4E14" w:rsidRDefault="00FA4E14"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FA4E14" w:rsidRDefault="00FA4E14">
      <w:pPr>
        <w:pStyle w:val="CommentText"/>
      </w:pPr>
    </w:p>
    <w:p w14:paraId="1A1FD4CD" w14:textId="77777777" w:rsidR="00FA4E14" w:rsidRPr="00B9698E" w:rsidRDefault="00FA4E14">
      <w:pPr>
        <w:pStyle w:val="CommentText"/>
      </w:pPr>
      <w:r>
        <w:rPr>
          <w:b/>
        </w:rPr>
        <w:t>Aditya</w:t>
      </w:r>
      <w:r>
        <w:t>:I am fine with a Miscellaneous section, for now,  though I may change that later.</w:t>
      </w:r>
    </w:p>
  </w:comment>
  <w:comment w:id="122" w:author="Andrea Kraetz" w:date="2018-07-13T08:29:00Z" w:initials="AK">
    <w:p w14:paraId="167E5B0A" w14:textId="60F6ABF0" w:rsidR="00FA4E14" w:rsidRDefault="00FA4E14">
      <w:pPr>
        <w:pStyle w:val="CommentText"/>
      </w:pPr>
      <w:r>
        <w:rPr>
          <w:rStyle w:val="CommentReference"/>
        </w:rPr>
        <w:annotationRef/>
      </w:r>
      <w:r>
        <w:t>Are the steps supposed to be in order with how they are done in MSRESOLVE?</w:t>
      </w:r>
    </w:p>
    <w:p w14:paraId="73FB3B35" w14:textId="77777777" w:rsidR="00FA4E14" w:rsidRDefault="00FA4E14">
      <w:pPr>
        <w:pStyle w:val="CommentText"/>
      </w:pPr>
    </w:p>
  </w:comment>
  <w:comment w:id="124" w:author="Yurik" w:date="2018-02-03T14:09:00Z" w:initials="Y">
    <w:p w14:paraId="52337771" w14:textId="77777777" w:rsidR="00FA4E14" w:rsidRDefault="00FA4E14">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25" w:author="Clint" w:date="2018-02-05T18:01:00Z" w:initials="C">
    <w:p w14:paraId="1B7A0205" w14:textId="77777777" w:rsidR="00FA4E14" w:rsidRDefault="00FA4E14">
      <w:pPr>
        <w:pStyle w:val="CommentText"/>
      </w:pPr>
      <w:r>
        <w:rPr>
          <w:rStyle w:val="CommentReference"/>
        </w:rPr>
        <w:annotationRef/>
      </w:r>
      <w:r>
        <w:t>I have added a TODO to the user input file to make this change in version 34.2.</w:t>
      </w:r>
    </w:p>
  </w:comment>
  <w:comment w:id="129" w:author="Savara, Aditya Ashi" w:date="2016-07-14T14:29:00Z" w:initials="SAA">
    <w:p w14:paraId="32AC36BC" w14:textId="77777777" w:rsidR="00FA4E14" w:rsidRDefault="00FA4E14">
      <w:pPr>
        <w:pStyle w:val="CommentText"/>
      </w:pPr>
      <w:r>
        <w:rPr>
          <w:rStyle w:val="CommentReference"/>
        </w:rPr>
        <w:annotationRef/>
      </w:r>
      <w:r>
        <w:t>This is not the first option in the input file… it’s actually the second…</w:t>
      </w:r>
    </w:p>
  </w:comment>
  <w:comment w:id="136" w:author="Andrea Kraetz" w:date="2018-07-13T09:25:00Z" w:initials="AK">
    <w:p w14:paraId="47B9F46A" w14:textId="4569485E" w:rsidR="00FA4E14" w:rsidRDefault="00FA4E14">
      <w:pPr>
        <w:pStyle w:val="CommentText"/>
      </w:pPr>
      <w:r>
        <w:rPr>
          <w:rStyle w:val="CommentReference"/>
        </w:rPr>
        <w:annotationRef/>
      </w:r>
      <w:r>
        <w:t>I’m not entirely sure if this is supposed to go here. I am confused about the order of the user guide. It doesn’t seem to correspond to that in MSRESOLVE</w:t>
      </w:r>
    </w:p>
  </w:comment>
  <w:comment w:id="163" w:author="Yurik" w:date="2018-02-03T12:53:00Z" w:initials="Y">
    <w:p w14:paraId="13BC97A0" w14:textId="77777777" w:rsidR="00FA4E14" w:rsidRDefault="00FA4E14">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ED1ECF7" w16cex:dateUtc="2018-02-03T18:03:00Z"/>
  <w16cex:commentExtensible w16cex:durableId="1ED1ECF8" w16cex:dateUtc="2018-02-03T18:13:00Z"/>
  <w16cex:commentExtensible w16cex:durableId="1F6F2EE6" w16cex:dateUtc="2018-07-13T12:29:00Z"/>
  <w16cex:commentExtensible w16cex:durableId="1ED1ECF9" w16cex:dateUtc="2018-02-03T19:09:00Z"/>
  <w16cex:commentExtensible w16cex:durableId="1ED1ECFA" w16cex:dateUtc="2018-02-05T23:01:00Z"/>
  <w16cex:commentExtensible w16cex:durableId="1ED1ECFB" w16cex:dateUtc="2016-07-14T18:29:00Z"/>
  <w16cex:commentExtensible w16cex:durableId="1F6F2EEA" w16cex:dateUtc="2018-07-13T13:25:00Z"/>
  <w16cex:commentExtensible w16cex:durableId="1ED1ECFC" w16cex:dateUtc="2018-02-03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E7D53" w14:textId="77777777" w:rsidR="00E2243F" w:rsidRDefault="00E2243F" w:rsidP="00961EBB">
      <w:pPr>
        <w:spacing w:after="0"/>
      </w:pPr>
      <w:r>
        <w:separator/>
      </w:r>
    </w:p>
  </w:endnote>
  <w:endnote w:type="continuationSeparator" w:id="0">
    <w:p w14:paraId="1CF74770" w14:textId="77777777" w:rsidR="00E2243F" w:rsidRDefault="00E2243F"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4B70E" w14:textId="77777777" w:rsidR="00E2243F" w:rsidRDefault="00E2243F" w:rsidP="00961EBB">
      <w:pPr>
        <w:spacing w:after="0"/>
      </w:pPr>
      <w:r>
        <w:separator/>
      </w:r>
    </w:p>
  </w:footnote>
  <w:footnote w:type="continuationSeparator" w:id="0">
    <w:p w14:paraId="4A5F207D" w14:textId="77777777" w:rsidR="00E2243F" w:rsidRDefault="00E2243F"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B4"/>
    <w:multiLevelType w:val="hybridMultilevel"/>
    <w:tmpl w:val="8B62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611"/>
    <w:multiLevelType w:val="hybridMultilevel"/>
    <w:tmpl w:val="2122878A"/>
    <w:lvl w:ilvl="0" w:tplc="CE5AD2C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7ADE"/>
    <w:multiLevelType w:val="hybridMultilevel"/>
    <w:tmpl w:val="D962034A"/>
    <w:lvl w:ilvl="0" w:tplc="3F5894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6A7BE3"/>
    <w:multiLevelType w:val="hybridMultilevel"/>
    <w:tmpl w:val="1E6EA5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9"/>
  </w:num>
  <w:num w:numId="5">
    <w:abstractNumId w:val="5"/>
  </w:num>
  <w:num w:numId="6">
    <w:abstractNumId w:val="2"/>
  </w:num>
  <w:num w:numId="7">
    <w:abstractNumId w:val="1"/>
  </w:num>
  <w:num w:numId="8">
    <w:abstractNumId w:val="3"/>
  </w:num>
  <w:num w:numId="9">
    <w:abstractNumId w:val="11"/>
  </w:num>
  <w:num w:numId="10">
    <w:abstractNumId w:val="0"/>
  </w:num>
  <w:num w:numId="11">
    <w:abstractNumId w:val="8"/>
  </w:num>
  <w:num w:numId="12">
    <w:abstractNumId w:val="7"/>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vara, Aditya Ashi">
    <w15:presenceInfo w15:providerId="AD" w15:userId="S::fvs@ornl.gov::bc9c198b-2e23-46a8-8b47-c28ea74074f7"/>
  </w15:person>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97D65"/>
    <w:rsid w:val="003A0A14"/>
    <w:rsid w:val="003A1372"/>
    <w:rsid w:val="003A2B9F"/>
    <w:rsid w:val="003A3A27"/>
    <w:rsid w:val="003A65D2"/>
    <w:rsid w:val="003A76C6"/>
    <w:rsid w:val="003B1462"/>
    <w:rsid w:val="003B2BD3"/>
    <w:rsid w:val="003B434D"/>
    <w:rsid w:val="003C0FFF"/>
    <w:rsid w:val="003C3A55"/>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12B5"/>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B6BF0"/>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2346"/>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720F4"/>
    <w:rsid w:val="00990857"/>
    <w:rsid w:val="00990E2A"/>
    <w:rsid w:val="00991EED"/>
    <w:rsid w:val="009925F2"/>
    <w:rsid w:val="0099555A"/>
    <w:rsid w:val="009A0431"/>
    <w:rsid w:val="009A24F9"/>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0B24"/>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A7464"/>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66F6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BE7C1B"/>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620"/>
    <w:rsid w:val="00DC3DA6"/>
    <w:rsid w:val="00DC5245"/>
    <w:rsid w:val="00DC65E5"/>
    <w:rsid w:val="00DD0524"/>
    <w:rsid w:val="00DD6A47"/>
    <w:rsid w:val="00DD6FC8"/>
    <w:rsid w:val="00DD7567"/>
    <w:rsid w:val="00DE2A53"/>
    <w:rsid w:val="00DF10DE"/>
    <w:rsid w:val="00DF3041"/>
    <w:rsid w:val="00DF7213"/>
    <w:rsid w:val="00DF7D63"/>
    <w:rsid w:val="00E008EA"/>
    <w:rsid w:val="00E06746"/>
    <w:rsid w:val="00E1132B"/>
    <w:rsid w:val="00E116DD"/>
    <w:rsid w:val="00E13127"/>
    <w:rsid w:val="00E1755D"/>
    <w:rsid w:val="00E20B4B"/>
    <w:rsid w:val="00E20BC5"/>
    <w:rsid w:val="00E2243F"/>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5960"/>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A4E14"/>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 w:id="5621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comments" Target="comments.xm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microsoft.com/office/2018/08/relationships/commentsExtensible" Target="commentsExtensible.xm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45</Pages>
  <Words>6009</Words>
  <Characters>34254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Lane Lee</cp:lastModifiedBy>
  <cp:revision>14</cp:revision>
  <dcterms:created xsi:type="dcterms:W3CDTF">2021-05-07T16:48:00Z</dcterms:created>
  <dcterms:modified xsi:type="dcterms:W3CDTF">2022-02-08T13:11:00Z</dcterms:modified>
</cp:coreProperties>
</file>